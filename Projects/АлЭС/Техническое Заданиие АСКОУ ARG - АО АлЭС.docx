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90"/>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8"/>
        <w:gridCol w:w="875"/>
        <w:gridCol w:w="4512"/>
      </w:tblGrid>
      <w:tr w:rsidR="00930C7D" w:rsidRPr="00BC6FB3" w14:paraId="0BE081F2" w14:textId="77777777" w:rsidTr="00425A51">
        <w:trPr>
          <w:trHeight w:val="545"/>
        </w:trPr>
        <w:tc>
          <w:tcPr>
            <w:tcW w:w="4678" w:type="dxa"/>
          </w:tcPr>
          <w:p w14:paraId="60482D7B" w14:textId="77777777" w:rsidR="00930C7D" w:rsidRPr="00BC6FB3" w:rsidRDefault="00930C7D" w:rsidP="002D637B">
            <w:pPr>
              <w:jc w:val="center"/>
              <w:rPr>
                <w:b w:val="0"/>
                <w:color w:val="auto"/>
                <w:sz w:val="24"/>
                <w:szCs w:val="24"/>
              </w:rPr>
            </w:pPr>
            <w:r w:rsidRPr="00BC6FB3">
              <w:rPr>
                <w:color w:val="auto"/>
                <w:sz w:val="24"/>
                <w:szCs w:val="24"/>
              </w:rPr>
              <w:t>ТОО «ARG Group LTD»</w:t>
            </w:r>
          </w:p>
          <w:p w14:paraId="4C05B4A1" w14:textId="3EE5D105" w:rsidR="00930C7D" w:rsidRPr="00BC6FB3" w:rsidRDefault="00930C7D" w:rsidP="002D637B">
            <w:pPr>
              <w:jc w:val="center"/>
              <w:rPr>
                <w:b w:val="0"/>
                <w:bCs/>
                <w:color w:val="auto"/>
                <w:sz w:val="24"/>
                <w:szCs w:val="24"/>
              </w:rPr>
            </w:pPr>
            <w:r w:rsidRPr="00BC6FB3">
              <w:rPr>
                <w:b w:val="0"/>
                <w:bCs/>
                <w:color w:val="auto"/>
                <w:sz w:val="24"/>
                <w:szCs w:val="24"/>
              </w:rPr>
              <w:t>Республика Казахстан, г. город Астана, район Нұра, Шоссе Коргалжын, сооружение 19Т,</w:t>
            </w:r>
          </w:p>
          <w:p w14:paraId="11EF6260" w14:textId="77777777" w:rsidR="00930C7D" w:rsidRPr="00BC6FB3" w:rsidRDefault="00930C7D" w:rsidP="002D637B">
            <w:pPr>
              <w:jc w:val="center"/>
              <w:rPr>
                <w:b w:val="0"/>
                <w:bCs/>
                <w:color w:val="auto"/>
                <w:sz w:val="24"/>
                <w:szCs w:val="24"/>
              </w:rPr>
            </w:pPr>
            <w:r w:rsidRPr="00BC6FB3">
              <w:rPr>
                <w:b w:val="0"/>
                <w:bCs/>
                <w:color w:val="auto"/>
                <w:sz w:val="24"/>
                <w:szCs w:val="24"/>
              </w:rPr>
              <w:t>БИН: 071240017234</w:t>
            </w:r>
          </w:p>
          <w:p w14:paraId="279DC735" w14:textId="77777777" w:rsidR="00930C7D" w:rsidRPr="00BC6FB3" w:rsidRDefault="00930C7D" w:rsidP="002D637B">
            <w:pPr>
              <w:jc w:val="center"/>
              <w:rPr>
                <w:b w:val="0"/>
                <w:bCs/>
                <w:color w:val="auto"/>
                <w:sz w:val="24"/>
                <w:szCs w:val="24"/>
              </w:rPr>
            </w:pPr>
            <w:r w:rsidRPr="00BC6FB3">
              <w:rPr>
                <w:b w:val="0"/>
                <w:bCs/>
                <w:color w:val="auto"/>
                <w:sz w:val="24"/>
                <w:szCs w:val="24"/>
              </w:rPr>
              <w:t>ИИК KZ3496502F0008351711</w:t>
            </w:r>
          </w:p>
          <w:p w14:paraId="6AEFF6EC" w14:textId="77777777" w:rsidR="00930C7D" w:rsidRPr="00BC6FB3" w:rsidRDefault="00930C7D" w:rsidP="002D637B">
            <w:pPr>
              <w:jc w:val="center"/>
              <w:rPr>
                <w:b w:val="0"/>
                <w:bCs/>
                <w:color w:val="auto"/>
                <w:sz w:val="24"/>
                <w:szCs w:val="24"/>
              </w:rPr>
            </w:pPr>
            <w:r w:rsidRPr="00BC6FB3">
              <w:rPr>
                <w:b w:val="0"/>
                <w:bCs/>
                <w:color w:val="auto"/>
                <w:sz w:val="24"/>
                <w:szCs w:val="24"/>
              </w:rPr>
              <w:t>БИК  IRTYKZKA</w:t>
            </w:r>
          </w:p>
          <w:p w14:paraId="4E218B5A" w14:textId="68570870" w:rsidR="00930C7D" w:rsidRPr="00BC6FB3" w:rsidRDefault="00930C7D" w:rsidP="002D637B">
            <w:pPr>
              <w:jc w:val="center"/>
              <w:rPr>
                <w:b w:val="0"/>
                <w:bCs/>
                <w:color w:val="auto"/>
                <w:sz w:val="24"/>
                <w:szCs w:val="24"/>
              </w:rPr>
            </w:pPr>
            <w:r w:rsidRPr="00BC6FB3">
              <w:rPr>
                <w:b w:val="0"/>
                <w:bCs/>
                <w:color w:val="auto"/>
                <w:sz w:val="24"/>
                <w:szCs w:val="24"/>
              </w:rPr>
              <w:t>АО  "ForteBank"</w:t>
            </w:r>
          </w:p>
        </w:tc>
        <w:tc>
          <w:tcPr>
            <w:tcW w:w="875" w:type="dxa"/>
          </w:tcPr>
          <w:p w14:paraId="77EBD575" w14:textId="77777777" w:rsidR="00930C7D" w:rsidRPr="00BC6FB3" w:rsidRDefault="00930C7D" w:rsidP="002D637B">
            <w:pPr>
              <w:jc w:val="center"/>
              <w:rPr>
                <w:color w:val="auto"/>
                <w:sz w:val="24"/>
                <w:szCs w:val="24"/>
              </w:rPr>
            </w:pPr>
          </w:p>
        </w:tc>
        <w:tc>
          <w:tcPr>
            <w:tcW w:w="4512" w:type="dxa"/>
          </w:tcPr>
          <w:p w14:paraId="2D68DA92" w14:textId="77777777" w:rsidR="00930C7D" w:rsidRPr="00BC6FB3" w:rsidRDefault="00930C7D" w:rsidP="002D637B">
            <w:pPr>
              <w:jc w:val="center"/>
              <w:rPr>
                <w:b w:val="0"/>
                <w:color w:val="auto"/>
                <w:sz w:val="24"/>
                <w:szCs w:val="24"/>
              </w:rPr>
            </w:pPr>
            <w:r w:rsidRPr="00BC6FB3">
              <w:rPr>
                <w:color w:val="auto"/>
                <w:sz w:val="24"/>
                <w:szCs w:val="24"/>
              </w:rPr>
              <w:t>АО «Алматинские электрические станции»</w:t>
            </w:r>
          </w:p>
          <w:p w14:paraId="2A95F0A0" w14:textId="119077D3" w:rsidR="00930C7D" w:rsidRPr="00BC6FB3" w:rsidRDefault="00930C7D" w:rsidP="002D637B">
            <w:pPr>
              <w:jc w:val="center"/>
              <w:rPr>
                <w:b w:val="0"/>
                <w:bCs/>
                <w:color w:val="auto"/>
                <w:sz w:val="24"/>
                <w:szCs w:val="24"/>
              </w:rPr>
            </w:pPr>
            <w:r w:rsidRPr="00BC6FB3">
              <w:rPr>
                <w:b w:val="0"/>
                <w:bCs/>
                <w:color w:val="auto"/>
                <w:sz w:val="24"/>
                <w:szCs w:val="24"/>
              </w:rPr>
              <w:t>Республика Казахстан, 050002,</w:t>
            </w:r>
          </w:p>
          <w:p w14:paraId="553CFEF1" w14:textId="77777777" w:rsidR="00930C7D" w:rsidRPr="00BC6FB3" w:rsidRDefault="00930C7D" w:rsidP="002D637B">
            <w:pPr>
              <w:jc w:val="center"/>
              <w:rPr>
                <w:b w:val="0"/>
                <w:bCs/>
                <w:color w:val="auto"/>
                <w:sz w:val="24"/>
                <w:szCs w:val="24"/>
              </w:rPr>
            </w:pPr>
            <w:r w:rsidRPr="00BC6FB3">
              <w:rPr>
                <w:b w:val="0"/>
                <w:bCs/>
                <w:color w:val="auto"/>
                <w:sz w:val="24"/>
                <w:szCs w:val="24"/>
              </w:rPr>
              <w:t>г. Алматы, пр.Достык,7</w:t>
            </w:r>
          </w:p>
          <w:p w14:paraId="200D5512" w14:textId="77777777" w:rsidR="00930C7D" w:rsidRPr="00BC6FB3" w:rsidRDefault="00930C7D" w:rsidP="002D637B">
            <w:pPr>
              <w:jc w:val="center"/>
              <w:rPr>
                <w:b w:val="0"/>
                <w:bCs/>
                <w:color w:val="auto"/>
                <w:sz w:val="24"/>
                <w:szCs w:val="24"/>
              </w:rPr>
            </w:pPr>
            <w:r w:rsidRPr="00BC6FB3">
              <w:rPr>
                <w:b w:val="0"/>
                <w:bCs/>
                <w:color w:val="auto"/>
                <w:sz w:val="24"/>
                <w:szCs w:val="24"/>
              </w:rPr>
              <w:t>БИН 060640001713</w:t>
            </w:r>
          </w:p>
          <w:p w14:paraId="3A854E22" w14:textId="6E51864F" w:rsidR="00930C7D" w:rsidRPr="00BC6FB3" w:rsidRDefault="00930C7D" w:rsidP="002D637B">
            <w:pPr>
              <w:jc w:val="center"/>
              <w:rPr>
                <w:b w:val="0"/>
                <w:bCs/>
                <w:color w:val="auto"/>
                <w:sz w:val="24"/>
                <w:szCs w:val="24"/>
              </w:rPr>
            </w:pPr>
            <w:r w:rsidRPr="00BC6FB3">
              <w:rPr>
                <w:b w:val="0"/>
                <w:bCs/>
                <w:color w:val="auto"/>
                <w:sz w:val="24"/>
                <w:szCs w:val="24"/>
              </w:rPr>
              <w:t>ИИК KZ766010131000063665</w:t>
            </w:r>
          </w:p>
          <w:p w14:paraId="271349D7" w14:textId="77777777" w:rsidR="00930C7D" w:rsidRPr="00BC6FB3" w:rsidRDefault="00930C7D" w:rsidP="002D637B">
            <w:pPr>
              <w:jc w:val="center"/>
              <w:rPr>
                <w:b w:val="0"/>
                <w:bCs/>
                <w:color w:val="auto"/>
                <w:sz w:val="24"/>
                <w:szCs w:val="24"/>
              </w:rPr>
            </w:pPr>
            <w:r w:rsidRPr="00BC6FB3">
              <w:rPr>
                <w:b w:val="0"/>
                <w:bCs/>
                <w:color w:val="auto"/>
                <w:sz w:val="24"/>
                <w:szCs w:val="24"/>
              </w:rPr>
              <w:t>БИК HSBKKZKX</w:t>
            </w:r>
          </w:p>
          <w:p w14:paraId="2A048EA1" w14:textId="489A686E" w:rsidR="00930C7D" w:rsidRPr="00BC6FB3" w:rsidRDefault="00930C7D" w:rsidP="002D637B">
            <w:pPr>
              <w:jc w:val="center"/>
              <w:rPr>
                <w:color w:val="auto"/>
                <w:sz w:val="24"/>
                <w:szCs w:val="24"/>
              </w:rPr>
            </w:pPr>
            <w:r w:rsidRPr="00BC6FB3">
              <w:rPr>
                <w:b w:val="0"/>
                <w:bCs/>
                <w:color w:val="auto"/>
                <w:sz w:val="24"/>
                <w:szCs w:val="24"/>
              </w:rPr>
              <w:t>в АО "Народный Банк Казахстана"</w:t>
            </w:r>
          </w:p>
        </w:tc>
      </w:tr>
    </w:tbl>
    <w:p w14:paraId="14F51648" w14:textId="175F28A1" w:rsidR="00AA2E50" w:rsidRPr="00BC6FB3" w:rsidRDefault="00AA2E50" w:rsidP="00425A51">
      <w:pPr>
        <w:rPr>
          <w:rFonts w:ascii="Times New Roman" w:hAnsi="Times New Roman" w:cs="Times New Roman"/>
          <w:b w:val="0"/>
          <w:color w:val="auto"/>
          <w:sz w:val="24"/>
          <w:szCs w:val="24"/>
        </w:rPr>
      </w:pPr>
    </w:p>
    <w:p w14:paraId="38A65A8B" w14:textId="60EC46DC" w:rsidR="002D637B" w:rsidRPr="00BC6FB3" w:rsidRDefault="002D637B" w:rsidP="00425A51">
      <w:pPr>
        <w:rPr>
          <w:rFonts w:ascii="Times New Roman" w:hAnsi="Times New Roman" w:cs="Times New Roman"/>
          <w:b w:val="0"/>
          <w:color w:val="auto"/>
          <w:sz w:val="24"/>
          <w:szCs w:val="24"/>
        </w:rPr>
      </w:pPr>
    </w:p>
    <w:p w14:paraId="636740E2" w14:textId="0B310B93" w:rsidR="002D637B" w:rsidRPr="00BC6FB3" w:rsidRDefault="002D637B" w:rsidP="00425A51">
      <w:pPr>
        <w:rPr>
          <w:rFonts w:ascii="Times New Roman" w:hAnsi="Times New Roman" w:cs="Times New Roman"/>
          <w:b w:val="0"/>
          <w:color w:val="auto"/>
          <w:sz w:val="24"/>
          <w:szCs w:val="24"/>
        </w:rPr>
      </w:pPr>
    </w:p>
    <w:p w14:paraId="7395C856" w14:textId="54338573" w:rsidR="002D637B" w:rsidRPr="00BC6FB3" w:rsidRDefault="002D637B" w:rsidP="00425A51">
      <w:pPr>
        <w:rPr>
          <w:rFonts w:ascii="Times New Roman" w:hAnsi="Times New Roman" w:cs="Times New Roman"/>
          <w:b w:val="0"/>
          <w:color w:val="auto"/>
          <w:sz w:val="24"/>
          <w:szCs w:val="24"/>
        </w:rPr>
      </w:pPr>
    </w:p>
    <w:p w14:paraId="57937081" w14:textId="4E4FFC00" w:rsidR="002D637B" w:rsidRPr="00BC6FB3" w:rsidRDefault="002D637B" w:rsidP="00425A51">
      <w:pPr>
        <w:rPr>
          <w:rFonts w:ascii="Times New Roman" w:hAnsi="Times New Roman" w:cs="Times New Roman"/>
          <w:b w:val="0"/>
          <w:color w:val="auto"/>
          <w:sz w:val="24"/>
          <w:szCs w:val="24"/>
        </w:rPr>
      </w:pPr>
    </w:p>
    <w:p w14:paraId="6D835E7E" w14:textId="63CD0773" w:rsidR="002D637B" w:rsidRPr="00BC6FB3" w:rsidRDefault="002D637B" w:rsidP="00425A51">
      <w:pPr>
        <w:rPr>
          <w:rFonts w:ascii="Times New Roman" w:hAnsi="Times New Roman" w:cs="Times New Roman"/>
          <w:b w:val="0"/>
          <w:color w:val="auto"/>
          <w:sz w:val="24"/>
          <w:szCs w:val="24"/>
        </w:rPr>
      </w:pPr>
    </w:p>
    <w:p w14:paraId="4BA3B466" w14:textId="77777777" w:rsidR="002D637B" w:rsidRPr="00BC6FB3" w:rsidRDefault="002D637B" w:rsidP="00425A51">
      <w:pPr>
        <w:rPr>
          <w:rFonts w:ascii="Times New Roman" w:hAnsi="Times New Roman" w:cs="Times New Roman"/>
          <w:b w:val="0"/>
          <w:color w:val="auto"/>
          <w:sz w:val="24"/>
          <w:szCs w:val="24"/>
        </w:rPr>
      </w:pPr>
    </w:p>
    <w:p w14:paraId="672DB773" w14:textId="77777777"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ТЕХНИЧЕСКОЕ ЗАДАНИЕ</w:t>
      </w:r>
    </w:p>
    <w:p w14:paraId="5FE39B1B" w14:textId="4EB2515B"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 xml:space="preserve">На </w:t>
      </w:r>
      <w:r w:rsidR="0059602B">
        <w:rPr>
          <w:rFonts w:ascii="Times New Roman" w:hAnsi="Times New Roman" w:cs="Times New Roman"/>
          <w:color w:val="auto"/>
          <w:sz w:val="44"/>
          <w:szCs w:val="44"/>
        </w:rPr>
        <w:t xml:space="preserve">работы на </w:t>
      </w:r>
      <w:r w:rsidRPr="00BC6FB3">
        <w:rPr>
          <w:rFonts w:ascii="Times New Roman" w:hAnsi="Times New Roman" w:cs="Times New Roman"/>
          <w:color w:val="auto"/>
          <w:sz w:val="44"/>
          <w:szCs w:val="44"/>
        </w:rPr>
        <w:t>внедрение</w:t>
      </w:r>
    </w:p>
    <w:p w14:paraId="39C23CF7" w14:textId="77777777"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автоматизированной системы</w:t>
      </w:r>
    </w:p>
    <w:p w14:paraId="40BF3250" w14:textId="4B02B959" w:rsidR="00AA2E50" w:rsidRPr="00BC6FB3" w:rsidRDefault="00930C7D" w:rsidP="002D637B">
      <w:pPr>
        <w:jc w:val="center"/>
        <w:rPr>
          <w:rFonts w:ascii="Times New Roman" w:hAnsi="Times New Roman" w:cs="Times New Roman"/>
          <w:color w:val="auto"/>
          <w:sz w:val="24"/>
          <w:szCs w:val="24"/>
        </w:rPr>
      </w:pPr>
      <w:r w:rsidRPr="00BC6FB3">
        <w:rPr>
          <w:rFonts w:ascii="Times New Roman" w:hAnsi="Times New Roman" w:cs="Times New Roman"/>
          <w:color w:val="auto"/>
          <w:sz w:val="44"/>
          <w:szCs w:val="44"/>
        </w:rPr>
        <w:t>складского учета на базе технологии RFID и штрихкодирования для Головного офиса</w:t>
      </w:r>
    </w:p>
    <w:p w14:paraId="71239704" w14:textId="33DA471F" w:rsidR="00AA2E50" w:rsidRPr="00BC6FB3" w:rsidRDefault="00AA2E50" w:rsidP="00425A51">
      <w:pPr>
        <w:rPr>
          <w:rFonts w:ascii="Times New Roman" w:hAnsi="Times New Roman" w:cs="Times New Roman"/>
          <w:color w:val="auto"/>
          <w:sz w:val="24"/>
          <w:szCs w:val="24"/>
        </w:rPr>
      </w:pPr>
    </w:p>
    <w:p w14:paraId="0FA3AD63" w14:textId="153F600C" w:rsidR="00563503" w:rsidRPr="00BC6FB3" w:rsidRDefault="00563503" w:rsidP="00425A51">
      <w:pPr>
        <w:rPr>
          <w:rFonts w:ascii="Times New Roman" w:hAnsi="Times New Roman" w:cs="Times New Roman"/>
          <w:color w:val="auto"/>
          <w:sz w:val="24"/>
          <w:szCs w:val="24"/>
        </w:rPr>
      </w:pPr>
    </w:p>
    <w:p w14:paraId="3B545EDD" w14:textId="2EC80819" w:rsidR="00563503" w:rsidRPr="00BC6FB3" w:rsidRDefault="00563503" w:rsidP="00425A51">
      <w:pPr>
        <w:rPr>
          <w:rFonts w:ascii="Times New Roman" w:hAnsi="Times New Roman" w:cs="Times New Roman"/>
          <w:color w:val="auto"/>
          <w:sz w:val="24"/>
          <w:szCs w:val="24"/>
        </w:rPr>
      </w:pPr>
    </w:p>
    <w:tbl>
      <w:tblPr>
        <w:tblStyle w:val="80"/>
        <w:tblW w:w="9585" w:type="dxa"/>
        <w:jc w:val="center"/>
        <w:tblInd w:w="0" w:type="dxa"/>
        <w:tblLayout w:type="fixed"/>
        <w:tblLook w:val="0000" w:firstRow="0" w:lastRow="0" w:firstColumn="0" w:lastColumn="0" w:noHBand="0" w:noVBand="0"/>
      </w:tblPr>
      <w:tblGrid>
        <w:gridCol w:w="4535"/>
        <w:gridCol w:w="851"/>
        <w:gridCol w:w="4199"/>
      </w:tblGrid>
      <w:tr w:rsidR="00930C7D" w:rsidRPr="00BC6FB3" w14:paraId="188CE07D" w14:textId="77777777" w:rsidTr="002D637B">
        <w:trPr>
          <w:trHeight w:val="398"/>
          <w:jc w:val="center"/>
        </w:trPr>
        <w:tc>
          <w:tcPr>
            <w:tcW w:w="4535" w:type="dxa"/>
          </w:tcPr>
          <w:p w14:paraId="265718A8" w14:textId="77777777" w:rsidR="00930C7D" w:rsidRPr="00BC6FB3" w:rsidRDefault="00930C7D" w:rsidP="00425A51">
            <w:pPr>
              <w:rPr>
                <w:b w:val="0"/>
                <w:bCs/>
                <w:color w:val="auto"/>
                <w:sz w:val="24"/>
                <w:szCs w:val="24"/>
              </w:rPr>
            </w:pPr>
            <w:r w:rsidRPr="00BC6FB3">
              <w:rPr>
                <w:b w:val="0"/>
                <w:bCs/>
                <w:color w:val="auto"/>
                <w:sz w:val="24"/>
                <w:szCs w:val="24"/>
              </w:rPr>
              <w:t>УТВЕРЖДАЮ</w:t>
            </w:r>
          </w:p>
        </w:tc>
        <w:tc>
          <w:tcPr>
            <w:tcW w:w="851" w:type="dxa"/>
          </w:tcPr>
          <w:p w14:paraId="7659AC23" w14:textId="77777777" w:rsidR="00930C7D" w:rsidRPr="00BC6FB3" w:rsidRDefault="00930C7D" w:rsidP="00425A51">
            <w:pPr>
              <w:rPr>
                <w:b w:val="0"/>
                <w:bCs/>
                <w:color w:val="auto"/>
                <w:sz w:val="24"/>
                <w:szCs w:val="24"/>
              </w:rPr>
            </w:pPr>
          </w:p>
        </w:tc>
        <w:tc>
          <w:tcPr>
            <w:tcW w:w="4199" w:type="dxa"/>
          </w:tcPr>
          <w:p w14:paraId="692DAE84" w14:textId="77777777" w:rsidR="00930C7D" w:rsidRPr="00BC6FB3" w:rsidRDefault="00930C7D" w:rsidP="00425A51">
            <w:pPr>
              <w:rPr>
                <w:b w:val="0"/>
                <w:bCs/>
                <w:color w:val="auto"/>
                <w:sz w:val="24"/>
                <w:szCs w:val="24"/>
              </w:rPr>
            </w:pPr>
            <w:r w:rsidRPr="00BC6FB3">
              <w:rPr>
                <w:b w:val="0"/>
                <w:bCs/>
                <w:color w:val="auto"/>
                <w:sz w:val="24"/>
                <w:szCs w:val="24"/>
              </w:rPr>
              <w:t>УТВЕРЖДАЮ</w:t>
            </w:r>
          </w:p>
        </w:tc>
      </w:tr>
      <w:tr w:rsidR="00930C7D" w:rsidRPr="00BC6FB3" w14:paraId="44EC8D10" w14:textId="77777777" w:rsidTr="002D637B">
        <w:trPr>
          <w:trHeight w:val="3169"/>
          <w:jc w:val="center"/>
        </w:trPr>
        <w:tc>
          <w:tcPr>
            <w:tcW w:w="4535" w:type="dxa"/>
          </w:tcPr>
          <w:p w14:paraId="6F8CC96A" w14:textId="77777777" w:rsidR="00930C7D" w:rsidRPr="00BC6FB3" w:rsidRDefault="00930C7D" w:rsidP="00425A51">
            <w:pPr>
              <w:rPr>
                <w:b w:val="0"/>
                <w:bCs/>
                <w:color w:val="auto"/>
                <w:sz w:val="24"/>
                <w:szCs w:val="24"/>
              </w:rPr>
            </w:pPr>
            <w:r w:rsidRPr="00BC6FB3">
              <w:rPr>
                <w:b w:val="0"/>
                <w:bCs/>
                <w:color w:val="auto"/>
                <w:sz w:val="24"/>
                <w:szCs w:val="24"/>
              </w:rPr>
              <w:t xml:space="preserve">Директор </w:t>
            </w:r>
          </w:p>
          <w:p w14:paraId="0717D595" w14:textId="77777777" w:rsidR="00930C7D" w:rsidRPr="00BC6FB3" w:rsidRDefault="00930C7D" w:rsidP="00425A51">
            <w:pPr>
              <w:rPr>
                <w:b w:val="0"/>
                <w:bCs/>
                <w:color w:val="auto"/>
                <w:sz w:val="24"/>
                <w:szCs w:val="24"/>
              </w:rPr>
            </w:pPr>
            <w:r w:rsidRPr="00BC6FB3">
              <w:rPr>
                <w:b w:val="0"/>
                <w:bCs/>
                <w:color w:val="auto"/>
                <w:sz w:val="24"/>
                <w:szCs w:val="24"/>
              </w:rPr>
              <w:t>ТОО «ARG Group LTD»</w:t>
            </w:r>
          </w:p>
          <w:p w14:paraId="38696229" w14:textId="77777777" w:rsidR="00930C7D" w:rsidRPr="00BC6FB3" w:rsidRDefault="00930C7D" w:rsidP="00425A51">
            <w:pPr>
              <w:rPr>
                <w:b w:val="0"/>
                <w:bCs/>
                <w:color w:val="auto"/>
                <w:sz w:val="24"/>
                <w:szCs w:val="24"/>
              </w:rPr>
            </w:pPr>
          </w:p>
          <w:p w14:paraId="3DE79F1A" w14:textId="77777777" w:rsidR="00930C7D" w:rsidRPr="00BC6FB3" w:rsidRDefault="00930C7D" w:rsidP="00425A51">
            <w:pPr>
              <w:rPr>
                <w:b w:val="0"/>
                <w:bCs/>
                <w:color w:val="auto"/>
                <w:sz w:val="24"/>
                <w:szCs w:val="24"/>
              </w:rPr>
            </w:pPr>
          </w:p>
          <w:p w14:paraId="79CF8AF9" w14:textId="77777777" w:rsidR="00930C7D" w:rsidRPr="00BC6FB3" w:rsidRDefault="00930C7D" w:rsidP="00425A51">
            <w:pPr>
              <w:rPr>
                <w:b w:val="0"/>
                <w:bCs/>
                <w:color w:val="auto"/>
                <w:sz w:val="24"/>
                <w:szCs w:val="24"/>
              </w:rPr>
            </w:pPr>
          </w:p>
          <w:p w14:paraId="2A136D31" w14:textId="77777777" w:rsidR="00930C7D" w:rsidRPr="00BC6FB3" w:rsidRDefault="00930C7D" w:rsidP="00425A51">
            <w:pPr>
              <w:rPr>
                <w:b w:val="0"/>
                <w:bCs/>
                <w:color w:val="auto"/>
                <w:sz w:val="24"/>
                <w:szCs w:val="24"/>
              </w:rPr>
            </w:pPr>
            <w:r w:rsidRPr="00BC6FB3">
              <w:rPr>
                <w:b w:val="0"/>
                <w:bCs/>
                <w:color w:val="auto"/>
                <w:sz w:val="24"/>
                <w:szCs w:val="24"/>
              </w:rPr>
              <w:t>_________________ / Токанов А.Б. /</w:t>
            </w:r>
          </w:p>
          <w:p w14:paraId="4650B8A8" w14:textId="77777777" w:rsidR="00930C7D" w:rsidRPr="00BC6FB3" w:rsidRDefault="00930C7D" w:rsidP="00425A51">
            <w:pPr>
              <w:rPr>
                <w:b w:val="0"/>
                <w:bCs/>
                <w:color w:val="auto"/>
                <w:sz w:val="24"/>
                <w:szCs w:val="24"/>
              </w:rPr>
            </w:pPr>
          </w:p>
        </w:tc>
        <w:tc>
          <w:tcPr>
            <w:tcW w:w="851" w:type="dxa"/>
          </w:tcPr>
          <w:p w14:paraId="21C8E64A" w14:textId="77777777" w:rsidR="00930C7D" w:rsidRPr="00BC6FB3" w:rsidRDefault="00930C7D" w:rsidP="00425A51">
            <w:pPr>
              <w:rPr>
                <w:b w:val="0"/>
                <w:bCs/>
                <w:color w:val="auto"/>
                <w:sz w:val="24"/>
                <w:szCs w:val="24"/>
              </w:rPr>
            </w:pPr>
          </w:p>
          <w:p w14:paraId="333775E2" w14:textId="77777777" w:rsidR="00930C7D" w:rsidRPr="00BC6FB3" w:rsidRDefault="00930C7D" w:rsidP="00425A51">
            <w:pPr>
              <w:rPr>
                <w:b w:val="0"/>
                <w:bCs/>
                <w:color w:val="auto"/>
                <w:sz w:val="24"/>
                <w:szCs w:val="24"/>
              </w:rPr>
            </w:pPr>
          </w:p>
        </w:tc>
        <w:tc>
          <w:tcPr>
            <w:tcW w:w="4199" w:type="dxa"/>
          </w:tcPr>
          <w:p w14:paraId="71B22023"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обеспечению</w:t>
            </w:r>
          </w:p>
          <w:p w14:paraId="5987D207" w14:textId="77777777" w:rsidR="00930C7D" w:rsidRPr="00BC6FB3" w:rsidRDefault="00930C7D" w:rsidP="00425A51">
            <w:pPr>
              <w:rPr>
                <w:b w:val="0"/>
                <w:bCs/>
                <w:color w:val="auto"/>
                <w:sz w:val="24"/>
                <w:szCs w:val="24"/>
              </w:rPr>
            </w:pPr>
            <w:r w:rsidRPr="00BC6FB3">
              <w:rPr>
                <w:b w:val="0"/>
                <w:bCs/>
                <w:color w:val="auto"/>
                <w:sz w:val="24"/>
                <w:szCs w:val="24"/>
              </w:rPr>
              <w:t>АО «АлЭС»</w:t>
            </w:r>
          </w:p>
          <w:p w14:paraId="4A91455D" w14:textId="77777777" w:rsidR="00930C7D" w:rsidRPr="00BC6FB3" w:rsidRDefault="00930C7D" w:rsidP="00425A51">
            <w:pPr>
              <w:rPr>
                <w:b w:val="0"/>
                <w:bCs/>
                <w:color w:val="auto"/>
                <w:sz w:val="24"/>
                <w:szCs w:val="24"/>
              </w:rPr>
            </w:pPr>
          </w:p>
          <w:p w14:paraId="421ECD10" w14:textId="77777777" w:rsidR="00930C7D" w:rsidRPr="00BC6FB3" w:rsidRDefault="00930C7D" w:rsidP="00425A51">
            <w:pPr>
              <w:rPr>
                <w:b w:val="0"/>
                <w:bCs/>
                <w:color w:val="auto"/>
                <w:sz w:val="24"/>
                <w:szCs w:val="24"/>
              </w:rPr>
            </w:pPr>
          </w:p>
          <w:p w14:paraId="32ADB535" w14:textId="77777777" w:rsidR="00930C7D" w:rsidRPr="00BC6FB3" w:rsidRDefault="00930C7D" w:rsidP="00425A51">
            <w:pPr>
              <w:rPr>
                <w:b w:val="0"/>
                <w:bCs/>
                <w:color w:val="auto"/>
                <w:sz w:val="24"/>
                <w:szCs w:val="24"/>
              </w:rPr>
            </w:pPr>
            <w:r w:rsidRPr="00BC6FB3">
              <w:rPr>
                <w:b w:val="0"/>
                <w:bCs/>
                <w:color w:val="auto"/>
                <w:sz w:val="24"/>
                <w:szCs w:val="24"/>
              </w:rPr>
              <w:t xml:space="preserve">_________________/Ақтымбаев Е.Қ./ </w:t>
            </w:r>
          </w:p>
          <w:p w14:paraId="4D0D764A" w14:textId="77777777" w:rsidR="00930C7D" w:rsidRPr="00BC6FB3" w:rsidRDefault="00930C7D" w:rsidP="00425A51">
            <w:pPr>
              <w:rPr>
                <w:b w:val="0"/>
                <w:bCs/>
                <w:color w:val="auto"/>
                <w:sz w:val="24"/>
                <w:szCs w:val="24"/>
              </w:rPr>
            </w:pPr>
          </w:p>
          <w:p w14:paraId="187FCC07" w14:textId="77777777" w:rsidR="00930C7D" w:rsidRPr="00BC6FB3" w:rsidRDefault="00930C7D" w:rsidP="00425A51">
            <w:pPr>
              <w:rPr>
                <w:b w:val="0"/>
                <w:bCs/>
                <w:color w:val="auto"/>
                <w:sz w:val="24"/>
                <w:szCs w:val="24"/>
              </w:rPr>
            </w:pPr>
          </w:p>
          <w:p w14:paraId="79C2E588" w14:textId="77777777" w:rsidR="00930C7D" w:rsidRPr="00BC6FB3" w:rsidRDefault="00930C7D" w:rsidP="00425A51">
            <w:pPr>
              <w:rPr>
                <w:b w:val="0"/>
                <w:bCs/>
                <w:color w:val="auto"/>
                <w:sz w:val="24"/>
                <w:szCs w:val="24"/>
              </w:rPr>
            </w:pPr>
          </w:p>
        </w:tc>
      </w:tr>
    </w:tbl>
    <w:p w14:paraId="69C27C84" w14:textId="05FB82B1" w:rsidR="00563503" w:rsidRPr="00BC6FB3" w:rsidRDefault="00563503" w:rsidP="00425A51">
      <w:pPr>
        <w:rPr>
          <w:rFonts w:ascii="Times New Roman" w:hAnsi="Times New Roman" w:cs="Times New Roman"/>
          <w:color w:val="auto"/>
          <w:sz w:val="24"/>
          <w:szCs w:val="24"/>
        </w:rPr>
      </w:pPr>
      <w:r w:rsidRPr="00BC6FB3">
        <w:rPr>
          <w:rFonts w:ascii="Times New Roman" w:hAnsi="Times New Roman" w:cs="Times New Roman"/>
          <w:color w:val="auto"/>
          <w:sz w:val="24"/>
          <w:szCs w:val="24"/>
        </w:rPr>
        <w:br w:type="page"/>
      </w:r>
    </w:p>
    <w:p w14:paraId="36DC616D" w14:textId="34D94F19" w:rsidR="00930C7D" w:rsidRPr="00BC6FB3" w:rsidRDefault="00930C7D" w:rsidP="00425A51">
      <w:pPr>
        <w:rPr>
          <w:rFonts w:ascii="Times New Roman" w:hAnsi="Times New Roman" w:cs="Times New Roman"/>
          <w:color w:val="0F0D29" w:themeColor="text1"/>
          <w:sz w:val="24"/>
          <w:szCs w:val="24"/>
        </w:rPr>
      </w:pPr>
      <w:r w:rsidRPr="00BC6FB3">
        <w:rPr>
          <w:rFonts w:ascii="Times New Roman" w:hAnsi="Times New Roman" w:cs="Times New Roman"/>
          <w:color w:val="0F0D29" w:themeColor="text1"/>
          <w:sz w:val="24"/>
          <w:szCs w:val="24"/>
        </w:rPr>
        <w:lastRenderedPageBreak/>
        <w:t>Согласование документа</w:t>
      </w:r>
    </w:p>
    <w:tbl>
      <w:tblPr>
        <w:tblStyle w:val="70"/>
        <w:tblW w:w="1006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1"/>
        <w:gridCol w:w="2774"/>
        <w:gridCol w:w="2485"/>
        <w:gridCol w:w="2744"/>
      </w:tblGrid>
      <w:tr w:rsidR="00930C7D" w:rsidRPr="00BC6FB3" w14:paraId="546E5823" w14:textId="77777777" w:rsidTr="00425A51">
        <w:trPr>
          <w:trHeight w:val="199"/>
          <w:tblHeader/>
          <w:jc w:val="center"/>
        </w:trPr>
        <w:tc>
          <w:tcPr>
            <w:tcW w:w="206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656B41F" w14:textId="77777777" w:rsidR="00930C7D" w:rsidRPr="00BC6FB3" w:rsidRDefault="00930C7D" w:rsidP="00425A51">
            <w:pPr>
              <w:rPr>
                <w:color w:val="auto"/>
                <w:sz w:val="24"/>
                <w:szCs w:val="24"/>
              </w:rPr>
            </w:pPr>
            <w:r w:rsidRPr="00BC6FB3">
              <w:rPr>
                <w:color w:val="auto"/>
                <w:sz w:val="24"/>
                <w:szCs w:val="24"/>
              </w:rPr>
              <w:t>Ответственные лица</w:t>
            </w:r>
          </w:p>
        </w:tc>
        <w:tc>
          <w:tcPr>
            <w:tcW w:w="277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748B89F" w14:textId="77777777" w:rsidR="00930C7D" w:rsidRPr="00BC6FB3" w:rsidRDefault="00930C7D" w:rsidP="00425A51">
            <w:pPr>
              <w:rPr>
                <w:color w:val="auto"/>
                <w:sz w:val="24"/>
                <w:szCs w:val="24"/>
              </w:rPr>
            </w:pPr>
            <w:r w:rsidRPr="00BC6FB3">
              <w:rPr>
                <w:color w:val="auto"/>
                <w:sz w:val="24"/>
                <w:szCs w:val="24"/>
              </w:rPr>
              <w:t>Должность</w:t>
            </w:r>
          </w:p>
        </w:tc>
        <w:tc>
          <w:tcPr>
            <w:tcW w:w="24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BDF5772" w14:textId="77777777" w:rsidR="00930C7D" w:rsidRPr="00BC6FB3" w:rsidRDefault="00930C7D" w:rsidP="00425A51">
            <w:pPr>
              <w:rPr>
                <w:color w:val="auto"/>
                <w:sz w:val="24"/>
                <w:szCs w:val="24"/>
              </w:rPr>
            </w:pPr>
            <w:r w:rsidRPr="00BC6FB3">
              <w:rPr>
                <w:color w:val="auto"/>
                <w:sz w:val="24"/>
                <w:szCs w:val="24"/>
              </w:rPr>
              <w:t>Организация</w:t>
            </w:r>
          </w:p>
        </w:tc>
        <w:tc>
          <w:tcPr>
            <w:tcW w:w="274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2A8649" w14:textId="77777777" w:rsidR="00930C7D" w:rsidRPr="00BC6FB3" w:rsidRDefault="00930C7D" w:rsidP="00425A51">
            <w:pPr>
              <w:rPr>
                <w:color w:val="auto"/>
                <w:sz w:val="24"/>
                <w:szCs w:val="24"/>
              </w:rPr>
            </w:pPr>
            <w:r w:rsidRPr="00BC6FB3">
              <w:rPr>
                <w:color w:val="auto"/>
                <w:sz w:val="24"/>
                <w:szCs w:val="24"/>
              </w:rPr>
              <w:t>Подпись</w:t>
            </w:r>
          </w:p>
        </w:tc>
      </w:tr>
      <w:tr w:rsidR="00930C7D" w:rsidRPr="00BC6FB3" w14:paraId="36C89068" w14:textId="77777777" w:rsidTr="00425A51">
        <w:trPr>
          <w:trHeight w:val="821"/>
          <w:jc w:val="center"/>
        </w:trPr>
        <w:tc>
          <w:tcPr>
            <w:tcW w:w="2061" w:type="dxa"/>
            <w:tcBorders>
              <w:top w:val="single" w:sz="4" w:space="0" w:color="000000"/>
              <w:left w:val="single" w:sz="4" w:space="0" w:color="000000"/>
              <w:bottom w:val="single" w:sz="4" w:space="0" w:color="000000"/>
              <w:right w:val="single" w:sz="4" w:space="0" w:color="000000"/>
            </w:tcBorders>
          </w:tcPr>
          <w:p w14:paraId="28382AB5" w14:textId="77777777" w:rsidR="00930C7D" w:rsidRPr="00BC6FB3" w:rsidRDefault="00930C7D" w:rsidP="00425A51">
            <w:pPr>
              <w:rPr>
                <w:b w:val="0"/>
                <w:bCs/>
                <w:color w:val="auto"/>
                <w:sz w:val="24"/>
                <w:szCs w:val="24"/>
              </w:rPr>
            </w:pPr>
            <w:r w:rsidRPr="00BC6FB3">
              <w:rPr>
                <w:b w:val="0"/>
                <w:bCs/>
                <w:color w:val="auto"/>
                <w:sz w:val="24"/>
                <w:szCs w:val="24"/>
              </w:rPr>
              <w:t>Аргинбаева А.А.</w:t>
            </w:r>
          </w:p>
        </w:tc>
        <w:tc>
          <w:tcPr>
            <w:tcW w:w="2774" w:type="dxa"/>
            <w:tcBorders>
              <w:top w:val="single" w:sz="4" w:space="0" w:color="000000"/>
              <w:left w:val="single" w:sz="4" w:space="0" w:color="000000"/>
              <w:bottom w:val="single" w:sz="4" w:space="0" w:color="000000"/>
              <w:right w:val="single" w:sz="4" w:space="0" w:color="000000"/>
            </w:tcBorders>
          </w:tcPr>
          <w:p w14:paraId="0DCB1C20"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экономике и финансам</w:t>
            </w:r>
          </w:p>
        </w:tc>
        <w:tc>
          <w:tcPr>
            <w:tcW w:w="2485" w:type="dxa"/>
            <w:tcBorders>
              <w:top w:val="single" w:sz="4" w:space="0" w:color="000000"/>
              <w:left w:val="single" w:sz="4" w:space="0" w:color="000000"/>
              <w:bottom w:val="single" w:sz="4" w:space="0" w:color="000000"/>
              <w:right w:val="single" w:sz="4" w:space="0" w:color="000000"/>
            </w:tcBorders>
          </w:tcPr>
          <w:p w14:paraId="4402BE35"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847D524" w14:textId="77777777" w:rsidR="00930C7D" w:rsidRPr="00BC6FB3" w:rsidRDefault="00930C7D" w:rsidP="00425A51">
            <w:pPr>
              <w:rPr>
                <w:b w:val="0"/>
                <w:bCs/>
                <w:color w:val="auto"/>
                <w:sz w:val="24"/>
                <w:szCs w:val="24"/>
              </w:rPr>
            </w:pPr>
          </w:p>
        </w:tc>
      </w:tr>
      <w:tr w:rsidR="00930C7D" w:rsidRPr="00BC6FB3" w14:paraId="3C927BEE" w14:textId="77777777" w:rsidTr="00425A51">
        <w:trPr>
          <w:trHeight w:val="484"/>
          <w:jc w:val="center"/>
        </w:trPr>
        <w:tc>
          <w:tcPr>
            <w:tcW w:w="2061" w:type="dxa"/>
            <w:tcBorders>
              <w:top w:val="single" w:sz="4" w:space="0" w:color="000000"/>
              <w:left w:val="single" w:sz="4" w:space="0" w:color="000000"/>
              <w:bottom w:val="single" w:sz="4" w:space="0" w:color="000000"/>
              <w:right w:val="single" w:sz="4" w:space="0" w:color="000000"/>
            </w:tcBorders>
          </w:tcPr>
          <w:p w14:paraId="4758C6D0" w14:textId="77777777" w:rsidR="00930C7D" w:rsidRPr="00BC6FB3" w:rsidRDefault="00930C7D" w:rsidP="00425A51">
            <w:pPr>
              <w:rPr>
                <w:b w:val="0"/>
                <w:bCs/>
                <w:color w:val="auto"/>
                <w:sz w:val="24"/>
                <w:szCs w:val="24"/>
              </w:rPr>
            </w:pPr>
            <w:r w:rsidRPr="00BC6FB3">
              <w:rPr>
                <w:b w:val="0"/>
                <w:bCs/>
                <w:color w:val="auto"/>
                <w:sz w:val="24"/>
                <w:szCs w:val="24"/>
              </w:rPr>
              <w:t>Алибеков Е.К.</w:t>
            </w:r>
          </w:p>
        </w:tc>
        <w:tc>
          <w:tcPr>
            <w:tcW w:w="2774" w:type="dxa"/>
            <w:tcBorders>
              <w:top w:val="single" w:sz="4" w:space="0" w:color="000000"/>
              <w:left w:val="single" w:sz="4" w:space="0" w:color="000000"/>
              <w:bottom w:val="single" w:sz="4" w:space="0" w:color="000000"/>
              <w:right w:val="single" w:sz="4" w:space="0" w:color="000000"/>
            </w:tcBorders>
          </w:tcPr>
          <w:p w14:paraId="33CFFC05"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безопасности</w:t>
            </w:r>
          </w:p>
        </w:tc>
        <w:tc>
          <w:tcPr>
            <w:tcW w:w="2485" w:type="dxa"/>
            <w:tcBorders>
              <w:top w:val="single" w:sz="4" w:space="0" w:color="000000"/>
              <w:left w:val="single" w:sz="4" w:space="0" w:color="000000"/>
              <w:bottom w:val="single" w:sz="4" w:space="0" w:color="000000"/>
              <w:right w:val="single" w:sz="4" w:space="0" w:color="000000"/>
            </w:tcBorders>
          </w:tcPr>
          <w:p w14:paraId="4D041938"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148452C" w14:textId="77777777" w:rsidR="00930C7D" w:rsidRPr="00BC6FB3" w:rsidRDefault="00930C7D" w:rsidP="00425A51">
            <w:pPr>
              <w:rPr>
                <w:b w:val="0"/>
                <w:bCs/>
                <w:color w:val="auto"/>
                <w:sz w:val="24"/>
                <w:szCs w:val="24"/>
              </w:rPr>
            </w:pPr>
          </w:p>
        </w:tc>
      </w:tr>
      <w:tr w:rsidR="00930C7D" w:rsidRPr="00BC6FB3" w14:paraId="02BBFAF5"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5AA93639" w14:textId="77777777" w:rsidR="00930C7D" w:rsidRPr="00BC6FB3" w:rsidRDefault="00930C7D" w:rsidP="00425A51">
            <w:pPr>
              <w:rPr>
                <w:b w:val="0"/>
                <w:bCs/>
                <w:color w:val="auto"/>
                <w:sz w:val="24"/>
                <w:szCs w:val="24"/>
              </w:rPr>
            </w:pPr>
            <w:r w:rsidRPr="00BC6FB3">
              <w:rPr>
                <w:b w:val="0"/>
                <w:bCs/>
                <w:color w:val="auto"/>
                <w:sz w:val="24"/>
                <w:szCs w:val="24"/>
              </w:rPr>
              <w:t xml:space="preserve">Алтыбаева Ж.Ж. </w:t>
            </w:r>
          </w:p>
        </w:tc>
        <w:tc>
          <w:tcPr>
            <w:tcW w:w="2774" w:type="dxa"/>
            <w:tcBorders>
              <w:top w:val="single" w:sz="4" w:space="0" w:color="000000"/>
              <w:left w:val="single" w:sz="4" w:space="0" w:color="000000"/>
              <w:bottom w:val="single" w:sz="4" w:space="0" w:color="000000"/>
              <w:right w:val="single" w:sz="4" w:space="0" w:color="000000"/>
            </w:tcBorders>
          </w:tcPr>
          <w:p w14:paraId="2891FD9A" w14:textId="77777777" w:rsidR="00930C7D" w:rsidRPr="00BC6FB3" w:rsidRDefault="00930C7D" w:rsidP="00425A51">
            <w:pPr>
              <w:rPr>
                <w:b w:val="0"/>
                <w:bCs/>
                <w:color w:val="auto"/>
                <w:sz w:val="24"/>
                <w:szCs w:val="24"/>
              </w:rPr>
            </w:pPr>
            <w:r w:rsidRPr="00BC6FB3">
              <w:rPr>
                <w:b w:val="0"/>
                <w:bCs/>
                <w:color w:val="auto"/>
                <w:sz w:val="24"/>
                <w:szCs w:val="24"/>
              </w:rPr>
              <w:t>Главный бухгалтер</w:t>
            </w:r>
          </w:p>
        </w:tc>
        <w:tc>
          <w:tcPr>
            <w:tcW w:w="2485" w:type="dxa"/>
            <w:tcBorders>
              <w:top w:val="single" w:sz="4" w:space="0" w:color="000000"/>
              <w:left w:val="single" w:sz="4" w:space="0" w:color="000000"/>
              <w:bottom w:val="single" w:sz="4" w:space="0" w:color="000000"/>
              <w:right w:val="single" w:sz="4" w:space="0" w:color="000000"/>
            </w:tcBorders>
          </w:tcPr>
          <w:p w14:paraId="03BACF12"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0A69C03" w14:textId="77777777" w:rsidR="00930C7D" w:rsidRPr="00BC6FB3" w:rsidRDefault="00930C7D" w:rsidP="00425A51">
            <w:pPr>
              <w:rPr>
                <w:b w:val="0"/>
                <w:bCs/>
                <w:color w:val="auto"/>
                <w:sz w:val="24"/>
                <w:szCs w:val="24"/>
              </w:rPr>
            </w:pPr>
          </w:p>
        </w:tc>
      </w:tr>
      <w:tr w:rsidR="00930C7D" w:rsidRPr="00BC6FB3" w14:paraId="68917F97" w14:textId="77777777" w:rsidTr="00425A51">
        <w:trPr>
          <w:trHeight w:val="742"/>
          <w:jc w:val="center"/>
        </w:trPr>
        <w:tc>
          <w:tcPr>
            <w:tcW w:w="2061" w:type="dxa"/>
            <w:tcBorders>
              <w:top w:val="single" w:sz="4" w:space="0" w:color="000000"/>
              <w:left w:val="single" w:sz="4" w:space="0" w:color="000000"/>
              <w:bottom w:val="single" w:sz="4" w:space="0" w:color="000000"/>
              <w:right w:val="single" w:sz="4" w:space="0" w:color="000000"/>
            </w:tcBorders>
          </w:tcPr>
          <w:p w14:paraId="009730A5" w14:textId="77777777" w:rsidR="00930C7D" w:rsidRPr="00BC6FB3" w:rsidRDefault="00930C7D" w:rsidP="00425A51">
            <w:pPr>
              <w:rPr>
                <w:b w:val="0"/>
                <w:bCs/>
                <w:color w:val="auto"/>
                <w:sz w:val="24"/>
                <w:szCs w:val="24"/>
              </w:rPr>
            </w:pPr>
            <w:r w:rsidRPr="00BC6FB3">
              <w:rPr>
                <w:b w:val="0"/>
                <w:bCs/>
                <w:color w:val="auto"/>
                <w:sz w:val="24"/>
                <w:szCs w:val="24"/>
              </w:rPr>
              <w:t>Ким В.К</w:t>
            </w:r>
          </w:p>
        </w:tc>
        <w:tc>
          <w:tcPr>
            <w:tcW w:w="2774" w:type="dxa"/>
            <w:tcBorders>
              <w:top w:val="single" w:sz="4" w:space="0" w:color="000000"/>
              <w:left w:val="single" w:sz="4" w:space="0" w:color="000000"/>
              <w:bottom w:val="single" w:sz="4" w:space="0" w:color="000000"/>
              <w:right w:val="single" w:sz="4" w:space="0" w:color="000000"/>
            </w:tcBorders>
          </w:tcPr>
          <w:p w14:paraId="4331E0CB" w14:textId="77777777" w:rsidR="00930C7D" w:rsidRPr="00BC6FB3" w:rsidRDefault="00930C7D" w:rsidP="00425A51">
            <w:pPr>
              <w:rPr>
                <w:b w:val="0"/>
                <w:bCs/>
                <w:color w:val="auto"/>
                <w:sz w:val="24"/>
                <w:szCs w:val="24"/>
              </w:rPr>
            </w:pPr>
            <w:r w:rsidRPr="00BC6FB3">
              <w:rPr>
                <w:b w:val="0"/>
                <w:bCs/>
                <w:color w:val="auto"/>
                <w:sz w:val="24"/>
                <w:szCs w:val="24"/>
              </w:rPr>
              <w:t>Начальник Управления методологии</w:t>
            </w:r>
          </w:p>
        </w:tc>
        <w:tc>
          <w:tcPr>
            <w:tcW w:w="2485" w:type="dxa"/>
            <w:tcBorders>
              <w:top w:val="single" w:sz="4" w:space="0" w:color="000000"/>
              <w:left w:val="single" w:sz="4" w:space="0" w:color="000000"/>
              <w:bottom w:val="single" w:sz="4" w:space="0" w:color="000000"/>
              <w:right w:val="single" w:sz="4" w:space="0" w:color="000000"/>
            </w:tcBorders>
          </w:tcPr>
          <w:p w14:paraId="6B8994B8"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181B40CC" w14:textId="77777777" w:rsidR="00930C7D" w:rsidRPr="00BC6FB3" w:rsidRDefault="00930C7D" w:rsidP="00425A51">
            <w:pPr>
              <w:rPr>
                <w:b w:val="0"/>
                <w:bCs/>
                <w:color w:val="auto"/>
                <w:sz w:val="24"/>
                <w:szCs w:val="24"/>
              </w:rPr>
            </w:pPr>
          </w:p>
        </w:tc>
      </w:tr>
      <w:tr w:rsidR="00930C7D" w:rsidRPr="00BC6FB3" w14:paraId="4C2DF75C"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30D8A783" w14:textId="77777777" w:rsidR="00930C7D" w:rsidRPr="00BC6FB3" w:rsidRDefault="00930C7D" w:rsidP="00425A51">
            <w:pPr>
              <w:rPr>
                <w:b w:val="0"/>
                <w:bCs/>
                <w:color w:val="auto"/>
                <w:sz w:val="24"/>
                <w:szCs w:val="24"/>
              </w:rPr>
            </w:pPr>
            <w:r w:rsidRPr="00BC6FB3">
              <w:rPr>
                <w:b w:val="0"/>
                <w:bCs/>
                <w:color w:val="auto"/>
                <w:sz w:val="24"/>
                <w:szCs w:val="24"/>
              </w:rPr>
              <w:t>Таипов Ч.Р.</w:t>
            </w:r>
          </w:p>
        </w:tc>
        <w:tc>
          <w:tcPr>
            <w:tcW w:w="2774" w:type="dxa"/>
            <w:tcBorders>
              <w:top w:val="single" w:sz="4" w:space="0" w:color="000000"/>
              <w:left w:val="single" w:sz="4" w:space="0" w:color="000000"/>
              <w:bottom w:val="single" w:sz="4" w:space="0" w:color="000000"/>
              <w:right w:val="single" w:sz="4" w:space="0" w:color="000000"/>
            </w:tcBorders>
          </w:tcPr>
          <w:p w14:paraId="029F1666" w14:textId="77777777" w:rsidR="00930C7D" w:rsidRPr="00BC6FB3" w:rsidRDefault="00930C7D" w:rsidP="00425A51">
            <w:pPr>
              <w:rPr>
                <w:b w:val="0"/>
                <w:bCs/>
                <w:color w:val="auto"/>
                <w:sz w:val="24"/>
                <w:szCs w:val="24"/>
              </w:rPr>
            </w:pPr>
            <w:r w:rsidRPr="00BC6FB3">
              <w:rPr>
                <w:b w:val="0"/>
                <w:bCs/>
                <w:color w:val="auto"/>
                <w:sz w:val="24"/>
                <w:szCs w:val="24"/>
              </w:rPr>
              <w:t>Начальник УМТСРиУ</w:t>
            </w:r>
          </w:p>
        </w:tc>
        <w:tc>
          <w:tcPr>
            <w:tcW w:w="2485" w:type="dxa"/>
            <w:tcBorders>
              <w:top w:val="single" w:sz="4" w:space="0" w:color="000000"/>
              <w:left w:val="single" w:sz="4" w:space="0" w:color="000000"/>
              <w:bottom w:val="single" w:sz="4" w:space="0" w:color="000000"/>
              <w:right w:val="single" w:sz="4" w:space="0" w:color="000000"/>
            </w:tcBorders>
          </w:tcPr>
          <w:p w14:paraId="2C2AF74F"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075E6AA5" w14:textId="77777777" w:rsidR="00930C7D" w:rsidRPr="00BC6FB3" w:rsidRDefault="00930C7D" w:rsidP="00425A51">
            <w:pPr>
              <w:rPr>
                <w:b w:val="0"/>
                <w:bCs/>
                <w:color w:val="auto"/>
                <w:sz w:val="24"/>
                <w:szCs w:val="24"/>
              </w:rPr>
            </w:pPr>
          </w:p>
        </w:tc>
      </w:tr>
      <w:tr w:rsidR="00930C7D" w:rsidRPr="00BC6FB3" w14:paraId="7FCCA2F5"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1A775FD6" w14:textId="77777777" w:rsidR="00930C7D" w:rsidRPr="00BC6FB3" w:rsidRDefault="00930C7D" w:rsidP="00425A51">
            <w:pPr>
              <w:rPr>
                <w:b w:val="0"/>
                <w:bCs/>
                <w:color w:val="auto"/>
                <w:sz w:val="24"/>
                <w:szCs w:val="24"/>
              </w:rPr>
            </w:pPr>
            <w:r w:rsidRPr="00BC6FB3">
              <w:rPr>
                <w:b w:val="0"/>
                <w:bCs/>
                <w:color w:val="auto"/>
                <w:sz w:val="24"/>
                <w:szCs w:val="24"/>
              </w:rPr>
              <w:t>Тораманов М.М.</w:t>
            </w:r>
          </w:p>
        </w:tc>
        <w:tc>
          <w:tcPr>
            <w:tcW w:w="2774" w:type="dxa"/>
            <w:tcBorders>
              <w:top w:val="single" w:sz="4" w:space="0" w:color="000000"/>
              <w:left w:val="single" w:sz="4" w:space="0" w:color="000000"/>
              <w:bottom w:val="single" w:sz="4" w:space="0" w:color="000000"/>
              <w:right w:val="single" w:sz="4" w:space="0" w:color="000000"/>
            </w:tcBorders>
          </w:tcPr>
          <w:p w14:paraId="70A45F4B" w14:textId="77777777" w:rsidR="00930C7D" w:rsidRPr="00BC6FB3" w:rsidRDefault="00930C7D" w:rsidP="00425A51">
            <w:pPr>
              <w:rPr>
                <w:b w:val="0"/>
                <w:bCs/>
                <w:color w:val="auto"/>
                <w:sz w:val="24"/>
                <w:szCs w:val="24"/>
              </w:rPr>
            </w:pPr>
            <w:r w:rsidRPr="00BC6FB3">
              <w:rPr>
                <w:b w:val="0"/>
                <w:bCs/>
                <w:color w:val="auto"/>
                <w:sz w:val="24"/>
                <w:szCs w:val="24"/>
              </w:rPr>
              <w:t>Начальник ССУ</w:t>
            </w:r>
          </w:p>
        </w:tc>
        <w:tc>
          <w:tcPr>
            <w:tcW w:w="2485" w:type="dxa"/>
            <w:tcBorders>
              <w:top w:val="single" w:sz="4" w:space="0" w:color="000000"/>
              <w:left w:val="single" w:sz="4" w:space="0" w:color="000000"/>
              <w:bottom w:val="single" w:sz="4" w:space="0" w:color="000000"/>
              <w:right w:val="single" w:sz="4" w:space="0" w:color="000000"/>
            </w:tcBorders>
          </w:tcPr>
          <w:p w14:paraId="6CE8B62E"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6A1FF51" w14:textId="77777777" w:rsidR="00930C7D" w:rsidRPr="00BC6FB3" w:rsidRDefault="00930C7D" w:rsidP="00425A51">
            <w:pPr>
              <w:rPr>
                <w:b w:val="0"/>
                <w:bCs/>
                <w:color w:val="auto"/>
                <w:sz w:val="24"/>
                <w:szCs w:val="24"/>
              </w:rPr>
            </w:pPr>
          </w:p>
        </w:tc>
      </w:tr>
      <w:tr w:rsidR="00930C7D" w:rsidRPr="00BC6FB3" w14:paraId="5AB04D12"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68949DB8" w14:textId="5E933C75" w:rsidR="00930C7D" w:rsidRPr="00BC6FB3" w:rsidRDefault="00930C7D" w:rsidP="00425A51">
            <w:pPr>
              <w:rPr>
                <w:b w:val="0"/>
                <w:bCs/>
                <w:color w:val="auto"/>
                <w:sz w:val="24"/>
                <w:szCs w:val="24"/>
              </w:rPr>
            </w:pPr>
            <w:r w:rsidRPr="00BC6FB3">
              <w:rPr>
                <w:b w:val="0"/>
                <w:bCs/>
                <w:color w:val="auto"/>
                <w:sz w:val="24"/>
                <w:szCs w:val="24"/>
              </w:rPr>
              <w:t>Юрченко М.</w:t>
            </w:r>
            <w:r w:rsidR="00540A8F">
              <w:rPr>
                <w:b w:val="0"/>
                <w:bCs/>
                <w:color w:val="auto"/>
                <w:sz w:val="24"/>
                <w:szCs w:val="24"/>
              </w:rPr>
              <w:t>Н</w:t>
            </w:r>
            <w:r w:rsidRPr="00BC6FB3">
              <w:rPr>
                <w:b w:val="0"/>
                <w:bCs/>
                <w:color w:val="auto"/>
                <w:sz w:val="24"/>
                <w:szCs w:val="24"/>
              </w:rPr>
              <w:t>.</w:t>
            </w:r>
          </w:p>
        </w:tc>
        <w:tc>
          <w:tcPr>
            <w:tcW w:w="2774" w:type="dxa"/>
            <w:tcBorders>
              <w:top w:val="single" w:sz="4" w:space="0" w:color="000000"/>
              <w:left w:val="single" w:sz="4" w:space="0" w:color="000000"/>
              <w:bottom w:val="single" w:sz="4" w:space="0" w:color="000000"/>
              <w:right w:val="single" w:sz="4" w:space="0" w:color="000000"/>
            </w:tcBorders>
          </w:tcPr>
          <w:p w14:paraId="28737A7B" w14:textId="5EA09114" w:rsidR="00930C7D" w:rsidRPr="00BC6FB3" w:rsidRDefault="00540A8F" w:rsidP="00425A51">
            <w:pPr>
              <w:rPr>
                <w:b w:val="0"/>
                <w:bCs/>
                <w:color w:val="auto"/>
                <w:sz w:val="24"/>
                <w:szCs w:val="24"/>
              </w:rPr>
            </w:pPr>
            <w:r>
              <w:rPr>
                <w:b w:val="0"/>
                <w:bCs/>
                <w:color w:val="auto"/>
                <w:sz w:val="24"/>
                <w:szCs w:val="24"/>
              </w:rPr>
              <w:t>Менеджер</w:t>
            </w:r>
          </w:p>
        </w:tc>
        <w:tc>
          <w:tcPr>
            <w:tcW w:w="2485" w:type="dxa"/>
            <w:tcBorders>
              <w:top w:val="single" w:sz="4" w:space="0" w:color="000000"/>
              <w:left w:val="single" w:sz="4" w:space="0" w:color="000000"/>
              <w:bottom w:val="single" w:sz="4" w:space="0" w:color="000000"/>
              <w:right w:val="single" w:sz="4" w:space="0" w:color="000000"/>
            </w:tcBorders>
          </w:tcPr>
          <w:p w14:paraId="712E83F7" w14:textId="77777777" w:rsidR="00930C7D" w:rsidRPr="00BC6FB3" w:rsidRDefault="00930C7D" w:rsidP="00425A51">
            <w:pPr>
              <w:rPr>
                <w:b w:val="0"/>
                <w:bCs/>
                <w:color w:val="auto"/>
                <w:sz w:val="24"/>
                <w:szCs w:val="24"/>
              </w:rPr>
            </w:pPr>
            <w:r w:rsidRPr="00BC6FB3">
              <w:rPr>
                <w:b w:val="0"/>
                <w:bCs/>
                <w:color w:val="auto"/>
                <w:sz w:val="24"/>
                <w:szCs w:val="24"/>
              </w:rPr>
              <w:t>ТОО «Energy Solutions Center»</w:t>
            </w:r>
          </w:p>
        </w:tc>
        <w:tc>
          <w:tcPr>
            <w:tcW w:w="2744" w:type="dxa"/>
            <w:tcBorders>
              <w:top w:val="single" w:sz="4" w:space="0" w:color="000000"/>
              <w:left w:val="single" w:sz="4" w:space="0" w:color="000000"/>
              <w:bottom w:val="single" w:sz="4" w:space="0" w:color="000000"/>
              <w:right w:val="single" w:sz="4" w:space="0" w:color="000000"/>
            </w:tcBorders>
          </w:tcPr>
          <w:p w14:paraId="20899F48" w14:textId="77777777" w:rsidR="00930C7D" w:rsidRPr="00BC6FB3" w:rsidRDefault="00930C7D" w:rsidP="00425A51">
            <w:pPr>
              <w:rPr>
                <w:b w:val="0"/>
                <w:bCs/>
                <w:color w:val="auto"/>
                <w:sz w:val="24"/>
                <w:szCs w:val="24"/>
              </w:rPr>
            </w:pPr>
          </w:p>
        </w:tc>
      </w:tr>
      <w:tr w:rsidR="00930C7D" w:rsidRPr="00BC6FB3" w14:paraId="446A2573" w14:textId="77777777" w:rsidTr="00425A51">
        <w:trPr>
          <w:trHeight w:val="99"/>
          <w:jc w:val="center"/>
        </w:trPr>
        <w:tc>
          <w:tcPr>
            <w:tcW w:w="2061" w:type="dxa"/>
            <w:tcBorders>
              <w:top w:val="single" w:sz="4" w:space="0" w:color="000000"/>
              <w:left w:val="single" w:sz="4" w:space="0" w:color="000000"/>
              <w:bottom w:val="single" w:sz="4" w:space="0" w:color="000000"/>
              <w:right w:val="single" w:sz="4" w:space="0" w:color="000000"/>
            </w:tcBorders>
          </w:tcPr>
          <w:p w14:paraId="3889830E" w14:textId="77777777" w:rsidR="00930C7D" w:rsidRPr="00BC6FB3" w:rsidRDefault="00930C7D" w:rsidP="00425A51">
            <w:pPr>
              <w:rPr>
                <w:b w:val="0"/>
                <w:bCs/>
                <w:color w:val="auto"/>
                <w:sz w:val="24"/>
                <w:szCs w:val="24"/>
              </w:rPr>
            </w:pPr>
            <w:r w:rsidRPr="00BC6FB3">
              <w:rPr>
                <w:b w:val="0"/>
                <w:bCs/>
                <w:color w:val="auto"/>
                <w:sz w:val="24"/>
                <w:szCs w:val="24"/>
              </w:rPr>
              <w:t>Кашкенов О. Ж.</w:t>
            </w:r>
          </w:p>
        </w:tc>
        <w:tc>
          <w:tcPr>
            <w:tcW w:w="2774" w:type="dxa"/>
            <w:tcBorders>
              <w:top w:val="single" w:sz="4" w:space="0" w:color="000000"/>
              <w:left w:val="single" w:sz="4" w:space="0" w:color="000000"/>
              <w:bottom w:val="single" w:sz="4" w:space="0" w:color="000000"/>
              <w:right w:val="single" w:sz="4" w:space="0" w:color="000000"/>
            </w:tcBorders>
          </w:tcPr>
          <w:p w14:paraId="0E758FEC" w14:textId="77777777" w:rsidR="00930C7D" w:rsidRPr="00BC6FB3" w:rsidRDefault="00930C7D" w:rsidP="00425A51">
            <w:pPr>
              <w:rPr>
                <w:b w:val="0"/>
                <w:bCs/>
                <w:color w:val="auto"/>
                <w:sz w:val="24"/>
                <w:szCs w:val="24"/>
              </w:rPr>
            </w:pPr>
            <w:r w:rsidRPr="00BC6FB3">
              <w:rPr>
                <w:b w:val="0"/>
                <w:bCs/>
                <w:color w:val="auto"/>
                <w:sz w:val="24"/>
                <w:szCs w:val="24"/>
              </w:rPr>
              <w:t>Руководитель проекта</w:t>
            </w:r>
          </w:p>
        </w:tc>
        <w:tc>
          <w:tcPr>
            <w:tcW w:w="2485" w:type="dxa"/>
            <w:tcBorders>
              <w:top w:val="single" w:sz="4" w:space="0" w:color="000000"/>
              <w:left w:val="single" w:sz="4" w:space="0" w:color="000000"/>
              <w:bottom w:val="single" w:sz="4" w:space="0" w:color="000000"/>
              <w:right w:val="single" w:sz="4" w:space="0" w:color="000000"/>
            </w:tcBorders>
          </w:tcPr>
          <w:p w14:paraId="4F1F106C" w14:textId="77777777" w:rsidR="00930C7D" w:rsidRPr="00BC6FB3" w:rsidRDefault="00930C7D" w:rsidP="00425A51">
            <w:pPr>
              <w:rPr>
                <w:b w:val="0"/>
                <w:bCs/>
                <w:color w:val="auto"/>
                <w:sz w:val="24"/>
                <w:szCs w:val="24"/>
              </w:rPr>
            </w:pPr>
            <w:r w:rsidRPr="00BC6FB3">
              <w:rPr>
                <w:b w:val="0"/>
                <w:bCs/>
                <w:color w:val="auto"/>
                <w:sz w:val="24"/>
                <w:szCs w:val="24"/>
              </w:rPr>
              <w:t>ТОО «ARG Group LTD»</w:t>
            </w:r>
          </w:p>
        </w:tc>
        <w:tc>
          <w:tcPr>
            <w:tcW w:w="2744" w:type="dxa"/>
            <w:tcBorders>
              <w:top w:val="single" w:sz="4" w:space="0" w:color="000000"/>
              <w:left w:val="single" w:sz="4" w:space="0" w:color="000000"/>
              <w:bottom w:val="single" w:sz="4" w:space="0" w:color="000000"/>
              <w:right w:val="single" w:sz="4" w:space="0" w:color="000000"/>
            </w:tcBorders>
          </w:tcPr>
          <w:p w14:paraId="75C5E835" w14:textId="77777777" w:rsidR="00930C7D" w:rsidRPr="00BC6FB3" w:rsidRDefault="00930C7D" w:rsidP="00425A51">
            <w:pPr>
              <w:rPr>
                <w:b w:val="0"/>
                <w:bCs/>
                <w:color w:val="auto"/>
                <w:sz w:val="24"/>
                <w:szCs w:val="24"/>
              </w:rPr>
            </w:pPr>
          </w:p>
        </w:tc>
      </w:tr>
      <w:tr w:rsidR="00930C7D" w:rsidRPr="00BC6FB3" w14:paraId="75C34A4C" w14:textId="77777777" w:rsidTr="00425A51">
        <w:trPr>
          <w:trHeight w:val="92"/>
          <w:jc w:val="center"/>
        </w:trPr>
        <w:tc>
          <w:tcPr>
            <w:tcW w:w="2061" w:type="dxa"/>
            <w:tcBorders>
              <w:top w:val="single" w:sz="4" w:space="0" w:color="000000"/>
              <w:left w:val="single" w:sz="4" w:space="0" w:color="000000"/>
              <w:bottom w:val="single" w:sz="4" w:space="0" w:color="000000"/>
              <w:right w:val="single" w:sz="4" w:space="0" w:color="000000"/>
            </w:tcBorders>
          </w:tcPr>
          <w:p w14:paraId="372B91B5" w14:textId="77777777" w:rsidR="00930C7D" w:rsidRPr="00BC6FB3" w:rsidRDefault="00930C7D" w:rsidP="00425A51">
            <w:pPr>
              <w:rPr>
                <w:b w:val="0"/>
                <w:bCs/>
                <w:color w:val="auto"/>
                <w:sz w:val="24"/>
                <w:szCs w:val="24"/>
              </w:rPr>
            </w:pPr>
            <w:r w:rsidRPr="00BC6FB3">
              <w:rPr>
                <w:b w:val="0"/>
                <w:bCs/>
                <w:color w:val="auto"/>
                <w:sz w:val="24"/>
                <w:szCs w:val="24"/>
              </w:rPr>
              <w:t>Искандаров Ч. А.</w:t>
            </w:r>
          </w:p>
        </w:tc>
        <w:tc>
          <w:tcPr>
            <w:tcW w:w="2774" w:type="dxa"/>
            <w:tcBorders>
              <w:top w:val="single" w:sz="4" w:space="0" w:color="000000"/>
              <w:left w:val="single" w:sz="4" w:space="0" w:color="000000"/>
              <w:bottom w:val="single" w:sz="4" w:space="0" w:color="000000"/>
              <w:right w:val="single" w:sz="4" w:space="0" w:color="000000"/>
            </w:tcBorders>
          </w:tcPr>
          <w:p w14:paraId="1D8199EF" w14:textId="77777777" w:rsidR="00930C7D" w:rsidRPr="00BC6FB3" w:rsidRDefault="00930C7D" w:rsidP="00425A51">
            <w:pPr>
              <w:rPr>
                <w:b w:val="0"/>
                <w:bCs/>
                <w:color w:val="auto"/>
                <w:sz w:val="24"/>
                <w:szCs w:val="24"/>
              </w:rPr>
            </w:pPr>
            <w:r w:rsidRPr="00BC6FB3">
              <w:rPr>
                <w:b w:val="0"/>
                <w:bCs/>
                <w:color w:val="auto"/>
                <w:sz w:val="24"/>
                <w:szCs w:val="24"/>
              </w:rPr>
              <w:t>Главный инспектор</w:t>
            </w:r>
          </w:p>
        </w:tc>
        <w:tc>
          <w:tcPr>
            <w:tcW w:w="2485" w:type="dxa"/>
            <w:tcBorders>
              <w:top w:val="single" w:sz="4" w:space="0" w:color="000000"/>
              <w:left w:val="single" w:sz="4" w:space="0" w:color="000000"/>
              <w:bottom w:val="single" w:sz="4" w:space="0" w:color="000000"/>
              <w:right w:val="single" w:sz="4" w:space="0" w:color="000000"/>
            </w:tcBorders>
          </w:tcPr>
          <w:p w14:paraId="0FFB1CC0" w14:textId="77777777" w:rsidR="00930C7D" w:rsidRPr="00BC6FB3" w:rsidRDefault="00930C7D" w:rsidP="00425A51">
            <w:pPr>
              <w:rPr>
                <w:b w:val="0"/>
                <w:bCs/>
                <w:color w:val="auto"/>
                <w:sz w:val="24"/>
                <w:szCs w:val="24"/>
              </w:rPr>
            </w:pPr>
            <w:r w:rsidRPr="00BC6FB3">
              <w:rPr>
                <w:b w:val="0"/>
                <w:bCs/>
                <w:color w:val="auto"/>
                <w:sz w:val="24"/>
                <w:szCs w:val="24"/>
              </w:rPr>
              <w:t>ТОО «ARG Group LTD»</w:t>
            </w:r>
          </w:p>
        </w:tc>
        <w:tc>
          <w:tcPr>
            <w:tcW w:w="2744" w:type="dxa"/>
            <w:tcBorders>
              <w:top w:val="single" w:sz="4" w:space="0" w:color="000000"/>
              <w:left w:val="single" w:sz="4" w:space="0" w:color="000000"/>
              <w:bottom w:val="single" w:sz="4" w:space="0" w:color="000000"/>
              <w:right w:val="single" w:sz="4" w:space="0" w:color="000000"/>
            </w:tcBorders>
          </w:tcPr>
          <w:p w14:paraId="2F8AAAB2" w14:textId="77777777" w:rsidR="00930C7D" w:rsidRPr="00BC6FB3" w:rsidRDefault="00930C7D" w:rsidP="00425A51">
            <w:pPr>
              <w:rPr>
                <w:b w:val="0"/>
                <w:bCs/>
                <w:color w:val="auto"/>
                <w:sz w:val="24"/>
                <w:szCs w:val="24"/>
              </w:rPr>
            </w:pPr>
          </w:p>
        </w:tc>
      </w:tr>
    </w:tbl>
    <w:p w14:paraId="1CD184CA" w14:textId="2CDFED9C" w:rsidR="00930C7D" w:rsidRPr="00BC6FB3" w:rsidRDefault="00930C7D" w:rsidP="00425A51">
      <w:pPr>
        <w:rPr>
          <w:rFonts w:ascii="Times New Roman" w:hAnsi="Times New Roman" w:cs="Times New Roman"/>
          <w:color w:val="auto"/>
          <w:sz w:val="24"/>
          <w:szCs w:val="24"/>
        </w:rPr>
      </w:pPr>
    </w:p>
    <w:p w14:paraId="25AB444D" w14:textId="36681484" w:rsidR="00930C7D" w:rsidRPr="00BC6FB3" w:rsidRDefault="00930C7D" w:rsidP="00425A51">
      <w:pPr>
        <w:rPr>
          <w:rFonts w:ascii="Times New Roman" w:hAnsi="Times New Roman" w:cs="Times New Roman"/>
          <w:color w:val="auto"/>
          <w:sz w:val="24"/>
          <w:szCs w:val="24"/>
        </w:rPr>
      </w:pPr>
    </w:p>
    <w:p w14:paraId="51E7DDED" w14:textId="47399BFF" w:rsidR="00930C7D" w:rsidRPr="00BC6FB3" w:rsidRDefault="00930C7D" w:rsidP="00425A51">
      <w:pPr>
        <w:rPr>
          <w:rFonts w:ascii="Times New Roman" w:hAnsi="Times New Roman" w:cs="Times New Roman"/>
          <w:color w:val="auto"/>
          <w:sz w:val="24"/>
          <w:szCs w:val="24"/>
        </w:rPr>
      </w:pPr>
    </w:p>
    <w:p w14:paraId="082269BF" w14:textId="2B3F6B47" w:rsidR="00930C7D" w:rsidRPr="00BC6FB3" w:rsidRDefault="00930C7D" w:rsidP="00425A51">
      <w:pPr>
        <w:rPr>
          <w:rFonts w:ascii="Times New Roman" w:hAnsi="Times New Roman" w:cs="Times New Roman"/>
          <w:color w:val="auto"/>
          <w:sz w:val="24"/>
          <w:szCs w:val="24"/>
        </w:rPr>
      </w:pPr>
    </w:p>
    <w:p w14:paraId="3B0340AF" w14:textId="57056D94" w:rsidR="00930C7D" w:rsidRPr="00BC6FB3" w:rsidRDefault="00930C7D" w:rsidP="00425A51">
      <w:pPr>
        <w:rPr>
          <w:rFonts w:ascii="Times New Roman" w:hAnsi="Times New Roman" w:cs="Times New Roman"/>
          <w:color w:val="auto"/>
          <w:sz w:val="24"/>
          <w:szCs w:val="24"/>
        </w:rPr>
      </w:pPr>
      <w:r w:rsidRPr="00BC6FB3">
        <w:rPr>
          <w:rFonts w:ascii="Times New Roman" w:hAnsi="Times New Roman" w:cs="Times New Roman"/>
          <w:color w:val="auto"/>
          <w:sz w:val="24"/>
          <w:szCs w:val="24"/>
        </w:rPr>
        <w:br w:type="page"/>
      </w:r>
    </w:p>
    <w:p w14:paraId="2D331E6F" w14:textId="359D5520" w:rsidR="00A90AC3" w:rsidRPr="006F243E" w:rsidRDefault="00A90AC3" w:rsidP="00425A51">
      <w:pPr>
        <w:rPr>
          <w:rFonts w:ascii="Times New Roman" w:hAnsi="Times New Roman" w:cs="Times New Roman"/>
          <w:color w:val="0F0D29" w:themeColor="text1"/>
          <w:sz w:val="24"/>
          <w:szCs w:val="24"/>
        </w:rPr>
      </w:pPr>
      <w:r w:rsidRPr="006F243E">
        <w:rPr>
          <w:rFonts w:ascii="Times New Roman" w:hAnsi="Times New Roman" w:cs="Times New Roman"/>
          <w:color w:val="0F0D29" w:themeColor="text1"/>
          <w:sz w:val="24"/>
          <w:szCs w:val="24"/>
        </w:rPr>
        <w:lastRenderedPageBreak/>
        <w:t>Содержание</w:t>
      </w:r>
    </w:p>
    <w:p w14:paraId="5022CF9C" w14:textId="67EA4F3D" w:rsidR="00EC5950" w:rsidRPr="00EC5950" w:rsidRDefault="00F364F3">
      <w:pPr>
        <w:pStyle w:val="11"/>
        <w:rPr>
          <w:rFonts w:asciiTheme="minorHAnsi" w:hAnsiTheme="minorHAnsi" w:cstheme="minorBidi"/>
          <w:b w:val="0"/>
          <w:bCs w:val="0"/>
          <w:caps w:val="0"/>
          <w:color w:val="auto"/>
          <w:sz w:val="20"/>
          <w:szCs w:val="20"/>
        </w:rPr>
      </w:pPr>
      <w:r w:rsidRPr="00EF6AE5">
        <w:rPr>
          <w:color w:val="0F0D29" w:themeColor="text1"/>
          <w:sz w:val="20"/>
          <w:szCs w:val="20"/>
        </w:rPr>
        <w:fldChar w:fldCharType="begin"/>
      </w:r>
      <w:r w:rsidRPr="00EF6AE5">
        <w:rPr>
          <w:color w:val="0F0D29" w:themeColor="text1"/>
          <w:sz w:val="20"/>
          <w:szCs w:val="20"/>
        </w:rPr>
        <w:instrText xml:space="preserve"> TOC \o "1-1" \h \z \u </w:instrText>
      </w:r>
      <w:r w:rsidRPr="00EF6AE5">
        <w:rPr>
          <w:color w:val="0F0D29" w:themeColor="text1"/>
          <w:sz w:val="20"/>
          <w:szCs w:val="20"/>
        </w:rPr>
        <w:fldChar w:fldCharType="separate"/>
      </w:r>
      <w:hyperlink w:anchor="_Toc181263014" w:history="1">
        <w:r w:rsidR="00EC5950" w:rsidRPr="00EC5950">
          <w:rPr>
            <w:rStyle w:val="afc"/>
            <w:rFonts w:eastAsia="Times New Roman"/>
            <w:smallCaps/>
            <w:sz w:val="20"/>
            <w:szCs w:val="20"/>
          </w:rPr>
          <w:t>1. ОБЩИЕ СВЕДЕНИЯ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_Toc181263014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2836FAF" w14:textId="1C27A78F" w:rsidR="00EC5950" w:rsidRPr="00EC5950" w:rsidRDefault="003D4DAD">
      <w:pPr>
        <w:pStyle w:val="11"/>
        <w:rPr>
          <w:rFonts w:asciiTheme="minorHAnsi" w:hAnsiTheme="minorHAnsi" w:cstheme="minorBidi"/>
          <w:b w:val="0"/>
          <w:bCs w:val="0"/>
          <w:caps w:val="0"/>
          <w:color w:val="auto"/>
          <w:sz w:val="20"/>
          <w:szCs w:val="20"/>
        </w:rPr>
      </w:pPr>
      <w:hyperlink w:anchor="_Toc181263015" w:history="1">
        <w:r w:rsidR="00EC5950" w:rsidRPr="00EC5950">
          <w:rPr>
            <w:rStyle w:val="afc"/>
            <w:sz w:val="20"/>
            <w:szCs w:val="20"/>
          </w:rPr>
          <w:t>1.1 Термины, определения и сокращения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_Toc181263015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7606882" w14:textId="0BC782C7" w:rsidR="00EC5950" w:rsidRPr="00EC5950" w:rsidRDefault="003D4DAD">
      <w:pPr>
        <w:pStyle w:val="11"/>
        <w:rPr>
          <w:rFonts w:asciiTheme="minorHAnsi" w:hAnsiTheme="minorHAnsi" w:cstheme="minorBidi"/>
          <w:b w:val="0"/>
          <w:bCs w:val="0"/>
          <w:caps w:val="0"/>
          <w:color w:val="auto"/>
          <w:sz w:val="20"/>
          <w:szCs w:val="20"/>
        </w:rPr>
      </w:pPr>
      <w:hyperlink w:anchor="_Toc181263016" w:history="1">
        <w:r w:rsidR="00EC5950" w:rsidRPr="00EC5950">
          <w:rPr>
            <w:rStyle w:val="afc"/>
            <w:sz w:val="20"/>
            <w:szCs w:val="20"/>
          </w:rPr>
          <w:t>1.2 Полное наименование Системы и ее условное обозначение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_Toc181263016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78963E8E" w14:textId="7DEEAF7E" w:rsidR="00EC5950" w:rsidRPr="00EC5950" w:rsidRDefault="003D4DAD">
      <w:pPr>
        <w:pStyle w:val="11"/>
        <w:rPr>
          <w:rFonts w:asciiTheme="minorHAnsi" w:hAnsiTheme="minorHAnsi" w:cstheme="minorBidi"/>
          <w:b w:val="0"/>
          <w:bCs w:val="0"/>
          <w:caps w:val="0"/>
          <w:color w:val="auto"/>
          <w:sz w:val="20"/>
          <w:szCs w:val="20"/>
        </w:rPr>
      </w:pPr>
      <w:hyperlink w:anchor="_Toc181263017" w:history="1">
        <w:r w:rsidR="00EC5950" w:rsidRPr="00EC5950">
          <w:rPr>
            <w:rStyle w:val="afc"/>
            <w:sz w:val="20"/>
            <w:szCs w:val="20"/>
          </w:rPr>
          <w:t>1.3 Наименование заказчика (пользователя) и исполнителя (разработчика)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_Toc181263017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36EACD0A" w14:textId="05A75AF5" w:rsidR="00EC5950" w:rsidRPr="00EC5950" w:rsidRDefault="003D4DAD">
      <w:pPr>
        <w:pStyle w:val="11"/>
        <w:rPr>
          <w:rFonts w:asciiTheme="minorHAnsi" w:hAnsiTheme="minorHAnsi" w:cstheme="minorBidi"/>
          <w:b w:val="0"/>
          <w:bCs w:val="0"/>
          <w:caps w:val="0"/>
          <w:color w:val="auto"/>
          <w:sz w:val="20"/>
          <w:szCs w:val="20"/>
        </w:rPr>
      </w:pPr>
      <w:hyperlink w:anchor="_Toc181263018" w:history="1">
        <w:r w:rsidR="00EC5950" w:rsidRPr="00EC5950">
          <w:rPr>
            <w:rStyle w:val="afc"/>
            <w:sz w:val="20"/>
            <w:szCs w:val="20"/>
          </w:rPr>
          <w:t>1.4 Основание для разработки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_Toc181263018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8C8D16C" w14:textId="64DA4FAC" w:rsidR="00EC5950" w:rsidRPr="00EC5950" w:rsidRDefault="003D4DAD">
      <w:pPr>
        <w:pStyle w:val="11"/>
        <w:rPr>
          <w:rFonts w:asciiTheme="minorHAnsi" w:hAnsiTheme="minorHAnsi" w:cstheme="minorBidi"/>
          <w:b w:val="0"/>
          <w:bCs w:val="0"/>
          <w:caps w:val="0"/>
          <w:color w:val="auto"/>
          <w:sz w:val="20"/>
          <w:szCs w:val="20"/>
        </w:rPr>
      </w:pPr>
      <w:hyperlink w:anchor="_Toc181263019" w:history="1">
        <w:r w:rsidR="00EC5950" w:rsidRPr="00EC5950">
          <w:rPr>
            <w:rStyle w:val="afc"/>
            <w:sz w:val="20"/>
            <w:szCs w:val="20"/>
          </w:rPr>
          <w:t>1.5 Плановые сроки начала и окончание работ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_Toc181263019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7B16FF70" w14:textId="165B2400" w:rsidR="00EC5950" w:rsidRPr="00EC5950" w:rsidRDefault="003D4DAD">
      <w:pPr>
        <w:pStyle w:val="11"/>
        <w:rPr>
          <w:rFonts w:asciiTheme="minorHAnsi" w:hAnsiTheme="minorHAnsi" w:cstheme="minorBidi"/>
          <w:b w:val="0"/>
          <w:bCs w:val="0"/>
          <w:caps w:val="0"/>
          <w:color w:val="auto"/>
          <w:sz w:val="20"/>
          <w:szCs w:val="20"/>
        </w:rPr>
      </w:pPr>
      <w:hyperlink w:anchor="_Toc181263020" w:history="1">
        <w:r w:rsidR="00EC5950" w:rsidRPr="00EC5950">
          <w:rPr>
            <w:rStyle w:val="afc"/>
            <w:sz w:val="20"/>
            <w:szCs w:val="20"/>
          </w:rPr>
          <w:t>1.6 Порядок оформления и предъявления заказчику результатов работ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_Toc181263020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3C525869" w14:textId="4BEB744F" w:rsidR="00EC5950" w:rsidRPr="00EC5950" w:rsidRDefault="003D4DAD">
      <w:pPr>
        <w:pStyle w:val="11"/>
        <w:rPr>
          <w:rFonts w:asciiTheme="minorHAnsi" w:hAnsiTheme="minorHAnsi" w:cstheme="minorBidi"/>
          <w:b w:val="0"/>
          <w:bCs w:val="0"/>
          <w:caps w:val="0"/>
          <w:color w:val="auto"/>
          <w:sz w:val="20"/>
          <w:szCs w:val="20"/>
        </w:rPr>
      </w:pPr>
      <w:hyperlink w:anchor="_Toc181263021" w:history="1">
        <w:r w:rsidR="00EC5950" w:rsidRPr="00EC5950">
          <w:rPr>
            <w:rStyle w:val="afc"/>
            <w:sz w:val="20"/>
            <w:szCs w:val="20"/>
          </w:rPr>
          <w:t>1.7 Исходные материалы для разработки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_Toc181263021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3E167D33" w14:textId="31B27B64" w:rsidR="00EC5950" w:rsidRPr="00EC5950" w:rsidRDefault="003D4DAD">
      <w:pPr>
        <w:pStyle w:val="11"/>
        <w:rPr>
          <w:rFonts w:asciiTheme="minorHAnsi" w:hAnsiTheme="minorHAnsi" w:cstheme="minorBidi"/>
          <w:b w:val="0"/>
          <w:bCs w:val="0"/>
          <w:caps w:val="0"/>
          <w:color w:val="auto"/>
          <w:sz w:val="20"/>
          <w:szCs w:val="20"/>
        </w:rPr>
      </w:pPr>
      <w:hyperlink w:anchor="_Toc181263022" w:history="1">
        <w:r w:rsidR="00EC5950" w:rsidRPr="00EC5950">
          <w:rPr>
            <w:rStyle w:val="afc"/>
            <w:sz w:val="20"/>
            <w:szCs w:val="20"/>
          </w:rPr>
          <w:t>1.8 Порядок внесения изменений и их характер</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_Toc181263022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7FCDEB2F" w14:textId="3FFC0A5E" w:rsidR="00EC5950" w:rsidRPr="00EC5950" w:rsidRDefault="003D4DAD">
      <w:pPr>
        <w:pStyle w:val="11"/>
        <w:rPr>
          <w:rFonts w:asciiTheme="minorHAnsi" w:hAnsiTheme="minorHAnsi" w:cstheme="minorBidi"/>
          <w:b w:val="0"/>
          <w:bCs w:val="0"/>
          <w:caps w:val="0"/>
          <w:color w:val="auto"/>
          <w:sz w:val="20"/>
          <w:szCs w:val="20"/>
        </w:rPr>
      </w:pPr>
      <w:hyperlink w:anchor="_Toc181263023" w:history="1">
        <w:r w:rsidR="00EC5950" w:rsidRPr="00EC5950">
          <w:rPr>
            <w:rStyle w:val="afc"/>
            <w:sz w:val="20"/>
            <w:szCs w:val="20"/>
          </w:rPr>
          <w:t>2. НАЗНАЧЕНИЕ И ЦЕЛИ СОЗДАНИЯ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_Toc181263023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19C46C3A" w14:textId="7D738F23" w:rsidR="00EC5950" w:rsidRPr="00EC5950" w:rsidRDefault="003D4DAD">
      <w:pPr>
        <w:pStyle w:val="11"/>
        <w:rPr>
          <w:rFonts w:asciiTheme="minorHAnsi" w:hAnsiTheme="minorHAnsi" w:cstheme="minorBidi"/>
          <w:b w:val="0"/>
          <w:bCs w:val="0"/>
          <w:caps w:val="0"/>
          <w:color w:val="auto"/>
          <w:sz w:val="20"/>
          <w:szCs w:val="20"/>
        </w:rPr>
      </w:pPr>
      <w:hyperlink w:anchor="_Toc181263024" w:history="1">
        <w:r w:rsidR="00EC5950" w:rsidRPr="00EC5950">
          <w:rPr>
            <w:rStyle w:val="afc"/>
            <w:sz w:val="20"/>
            <w:szCs w:val="20"/>
          </w:rPr>
          <w:t>2.1 Назначение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_Toc181263024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1F78B42E" w14:textId="6F15E875" w:rsidR="00EC5950" w:rsidRPr="00EC5950" w:rsidRDefault="003D4DAD">
      <w:pPr>
        <w:pStyle w:val="11"/>
        <w:rPr>
          <w:rFonts w:asciiTheme="minorHAnsi" w:hAnsiTheme="minorHAnsi" w:cstheme="minorBidi"/>
          <w:b w:val="0"/>
          <w:bCs w:val="0"/>
          <w:caps w:val="0"/>
          <w:color w:val="auto"/>
          <w:sz w:val="20"/>
          <w:szCs w:val="20"/>
        </w:rPr>
      </w:pPr>
      <w:hyperlink w:anchor="_Toc181263025" w:history="1">
        <w:r w:rsidR="00EC5950" w:rsidRPr="00EC5950">
          <w:rPr>
            <w:rStyle w:val="afc"/>
            <w:sz w:val="20"/>
            <w:szCs w:val="20"/>
          </w:rPr>
          <w:t>2.2 Цели создания автоматизированной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_Toc181263025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74A50AA5" w14:textId="3882EE33" w:rsidR="00EC5950" w:rsidRPr="00EC5950" w:rsidRDefault="003D4DAD">
      <w:pPr>
        <w:pStyle w:val="11"/>
        <w:rPr>
          <w:rFonts w:asciiTheme="minorHAnsi" w:hAnsiTheme="minorHAnsi" w:cstheme="minorBidi"/>
          <w:b w:val="0"/>
          <w:bCs w:val="0"/>
          <w:caps w:val="0"/>
          <w:color w:val="auto"/>
          <w:sz w:val="20"/>
          <w:szCs w:val="20"/>
        </w:rPr>
      </w:pPr>
      <w:hyperlink w:anchor="_Toc181263026" w:history="1">
        <w:r w:rsidR="00EC5950" w:rsidRPr="00EC5950">
          <w:rPr>
            <w:rStyle w:val="afc"/>
            <w:smallCaps/>
            <w:sz w:val="20"/>
            <w:szCs w:val="20"/>
          </w:rPr>
          <w:t>3 ХАРАКТЕРИСТИКА ОБЪЕКТА АВТОМАТИЗАЦИИ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_Toc181263026 \h </w:instrText>
        </w:r>
        <w:r w:rsidR="00EC5950" w:rsidRPr="00EC5950">
          <w:rPr>
            <w:webHidden/>
            <w:sz w:val="20"/>
            <w:szCs w:val="20"/>
          </w:rPr>
        </w:r>
        <w:r w:rsidR="00EC5950" w:rsidRPr="00EC5950">
          <w:rPr>
            <w:webHidden/>
            <w:sz w:val="20"/>
            <w:szCs w:val="20"/>
          </w:rPr>
          <w:fldChar w:fldCharType="separate"/>
        </w:r>
        <w:r w:rsidR="005F6A9F">
          <w:rPr>
            <w:webHidden/>
            <w:sz w:val="20"/>
            <w:szCs w:val="20"/>
          </w:rPr>
          <w:t>7</w:t>
        </w:r>
        <w:r w:rsidR="00EC5950" w:rsidRPr="00EC5950">
          <w:rPr>
            <w:webHidden/>
            <w:sz w:val="20"/>
            <w:szCs w:val="20"/>
          </w:rPr>
          <w:fldChar w:fldCharType="end"/>
        </w:r>
      </w:hyperlink>
    </w:p>
    <w:p w14:paraId="7A965625" w14:textId="1224C75F" w:rsidR="00EC5950" w:rsidRPr="00EC5950" w:rsidRDefault="003D4DAD">
      <w:pPr>
        <w:pStyle w:val="11"/>
        <w:rPr>
          <w:rFonts w:asciiTheme="minorHAnsi" w:hAnsiTheme="minorHAnsi" w:cstheme="minorBidi"/>
          <w:b w:val="0"/>
          <w:bCs w:val="0"/>
          <w:caps w:val="0"/>
          <w:color w:val="auto"/>
          <w:sz w:val="20"/>
          <w:szCs w:val="20"/>
        </w:rPr>
      </w:pPr>
      <w:hyperlink w:anchor="_Toc181263027" w:history="1">
        <w:r w:rsidR="00EC5950" w:rsidRPr="00EC5950">
          <w:rPr>
            <w:rStyle w:val="afc"/>
            <w:sz w:val="20"/>
            <w:szCs w:val="20"/>
          </w:rPr>
          <w:t>3.1 Краткие сведения об объекте информатизации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_Toc181263027 \h </w:instrText>
        </w:r>
        <w:r w:rsidR="00EC5950" w:rsidRPr="00EC5950">
          <w:rPr>
            <w:webHidden/>
            <w:sz w:val="20"/>
            <w:szCs w:val="20"/>
          </w:rPr>
        </w:r>
        <w:r w:rsidR="00EC5950" w:rsidRPr="00EC5950">
          <w:rPr>
            <w:webHidden/>
            <w:sz w:val="20"/>
            <w:szCs w:val="20"/>
          </w:rPr>
          <w:fldChar w:fldCharType="separate"/>
        </w:r>
        <w:r w:rsidR="005F6A9F">
          <w:rPr>
            <w:webHidden/>
            <w:sz w:val="20"/>
            <w:szCs w:val="20"/>
          </w:rPr>
          <w:t>7</w:t>
        </w:r>
        <w:r w:rsidR="00EC5950" w:rsidRPr="00EC5950">
          <w:rPr>
            <w:webHidden/>
            <w:sz w:val="20"/>
            <w:szCs w:val="20"/>
          </w:rPr>
          <w:fldChar w:fldCharType="end"/>
        </w:r>
      </w:hyperlink>
    </w:p>
    <w:p w14:paraId="7473D388" w14:textId="2EFA5AE8" w:rsidR="00EC5950" w:rsidRPr="00EC5950" w:rsidRDefault="003D4DAD">
      <w:pPr>
        <w:pStyle w:val="11"/>
        <w:rPr>
          <w:rFonts w:asciiTheme="minorHAnsi" w:hAnsiTheme="minorHAnsi" w:cstheme="minorBidi"/>
          <w:b w:val="0"/>
          <w:bCs w:val="0"/>
          <w:caps w:val="0"/>
          <w:color w:val="auto"/>
          <w:sz w:val="20"/>
          <w:szCs w:val="20"/>
        </w:rPr>
      </w:pPr>
      <w:hyperlink w:anchor="_Toc181263028" w:history="1">
        <w:r w:rsidR="00EC5950" w:rsidRPr="00EC5950">
          <w:rPr>
            <w:rStyle w:val="afc"/>
            <w:sz w:val="20"/>
            <w:szCs w:val="20"/>
          </w:rPr>
          <w:t>3.2 Метод учета используемый для учета</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_Toc181263028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1A86FF9F" w14:textId="44D4891E" w:rsidR="00EC5950" w:rsidRPr="00EC5950" w:rsidRDefault="003D4DAD">
      <w:pPr>
        <w:pStyle w:val="11"/>
        <w:rPr>
          <w:rFonts w:asciiTheme="minorHAnsi" w:hAnsiTheme="minorHAnsi" w:cstheme="minorBidi"/>
          <w:b w:val="0"/>
          <w:bCs w:val="0"/>
          <w:caps w:val="0"/>
          <w:color w:val="auto"/>
          <w:sz w:val="20"/>
          <w:szCs w:val="20"/>
        </w:rPr>
      </w:pPr>
      <w:hyperlink w:anchor="_Toc181263029" w:history="1">
        <w:r w:rsidR="00EC5950" w:rsidRPr="00EC5950">
          <w:rPr>
            <w:rStyle w:val="afc"/>
            <w:sz w:val="20"/>
            <w:szCs w:val="20"/>
          </w:rPr>
          <w:t>3.3 Идентификация департаментов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_Toc181263029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480929F0" w14:textId="3B120EBF" w:rsidR="00EC5950" w:rsidRPr="00EC5950" w:rsidRDefault="003D4DAD">
      <w:pPr>
        <w:pStyle w:val="11"/>
        <w:rPr>
          <w:rFonts w:asciiTheme="minorHAnsi" w:hAnsiTheme="minorHAnsi" w:cstheme="minorBidi"/>
          <w:b w:val="0"/>
          <w:bCs w:val="0"/>
          <w:caps w:val="0"/>
          <w:color w:val="auto"/>
          <w:sz w:val="20"/>
          <w:szCs w:val="20"/>
        </w:rPr>
      </w:pPr>
      <w:hyperlink w:anchor="_Toc181263030" w:history="1">
        <w:r w:rsidR="00EC5950" w:rsidRPr="00EC5950">
          <w:rPr>
            <w:rStyle w:val="afc"/>
            <w:sz w:val="20"/>
            <w:szCs w:val="20"/>
          </w:rPr>
          <w:t>4. Описание программного обеспечения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_Toc181263030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229AB85A" w14:textId="270A63C7" w:rsidR="00EC5950" w:rsidRPr="00EC5950" w:rsidRDefault="003D4DAD">
      <w:pPr>
        <w:pStyle w:val="11"/>
        <w:rPr>
          <w:rFonts w:asciiTheme="minorHAnsi" w:hAnsiTheme="minorHAnsi" w:cstheme="minorBidi"/>
          <w:b w:val="0"/>
          <w:bCs w:val="0"/>
          <w:caps w:val="0"/>
          <w:color w:val="auto"/>
          <w:sz w:val="20"/>
          <w:szCs w:val="20"/>
        </w:rPr>
      </w:pPr>
      <w:hyperlink w:anchor="_Toc181263031" w:history="1">
        <w:r w:rsidR="00EC5950" w:rsidRPr="00EC5950">
          <w:rPr>
            <w:rStyle w:val="afc"/>
            <w:sz w:val="20"/>
            <w:szCs w:val="20"/>
          </w:rPr>
          <w:t>4.1 Введение в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_Toc181263031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249F1835" w14:textId="1719C965" w:rsidR="00EC5950" w:rsidRPr="00EC5950" w:rsidRDefault="003D4DAD">
      <w:pPr>
        <w:pStyle w:val="11"/>
        <w:rPr>
          <w:rFonts w:asciiTheme="minorHAnsi" w:hAnsiTheme="minorHAnsi" w:cstheme="minorBidi"/>
          <w:b w:val="0"/>
          <w:bCs w:val="0"/>
          <w:caps w:val="0"/>
          <w:color w:val="auto"/>
          <w:sz w:val="20"/>
          <w:szCs w:val="20"/>
        </w:rPr>
      </w:pPr>
      <w:hyperlink w:anchor="_Toc181263032" w:history="1">
        <w:r w:rsidR="00EC5950" w:rsidRPr="00EC5950">
          <w:rPr>
            <w:rStyle w:val="afc"/>
            <w:sz w:val="20"/>
            <w:szCs w:val="20"/>
          </w:rPr>
          <w:t>4.2 Основные возможности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_Toc181263032 \h </w:instrText>
        </w:r>
        <w:r w:rsidR="00EC5950" w:rsidRPr="00EC5950">
          <w:rPr>
            <w:webHidden/>
            <w:sz w:val="20"/>
            <w:szCs w:val="20"/>
          </w:rPr>
        </w:r>
        <w:r w:rsidR="00EC5950" w:rsidRPr="00EC5950">
          <w:rPr>
            <w:webHidden/>
            <w:sz w:val="20"/>
            <w:szCs w:val="20"/>
          </w:rPr>
          <w:fldChar w:fldCharType="separate"/>
        </w:r>
        <w:r w:rsidR="005F6A9F">
          <w:rPr>
            <w:webHidden/>
            <w:sz w:val="20"/>
            <w:szCs w:val="20"/>
          </w:rPr>
          <w:t>9</w:t>
        </w:r>
        <w:r w:rsidR="00EC5950" w:rsidRPr="00EC5950">
          <w:rPr>
            <w:webHidden/>
            <w:sz w:val="20"/>
            <w:szCs w:val="20"/>
          </w:rPr>
          <w:fldChar w:fldCharType="end"/>
        </w:r>
      </w:hyperlink>
    </w:p>
    <w:p w14:paraId="067075FC" w14:textId="07D6E787" w:rsidR="00EC5950" w:rsidRPr="00EC5950" w:rsidRDefault="003D4DAD">
      <w:pPr>
        <w:pStyle w:val="11"/>
        <w:rPr>
          <w:rFonts w:asciiTheme="minorHAnsi" w:hAnsiTheme="minorHAnsi" w:cstheme="minorBidi"/>
          <w:b w:val="0"/>
          <w:bCs w:val="0"/>
          <w:caps w:val="0"/>
          <w:color w:val="auto"/>
          <w:sz w:val="20"/>
          <w:szCs w:val="20"/>
        </w:rPr>
      </w:pPr>
      <w:hyperlink w:anchor="_Toc181263033" w:history="1">
        <w:r w:rsidR="00EC5950" w:rsidRPr="00EC5950">
          <w:rPr>
            <w:rStyle w:val="afc"/>
            <w:i/>
            <w:iCs/>
            <w:sz w:val="20"/>
            <w:szCs w:val="20"/>
          </w:rPr>
          <w:t>4.2.1 Учет и управление основными средствами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_Toc181263033 \h </w:instrText>
        </w:r>
        <w:r w:rsidR="00EC5950" w:rsidRPr="00EC5950">
          <w:rPr>
            <w:webHidden/>
            <w:sz w:val="20"/>
            <w:szCs w:val="20"/>
          </w:rPr>
        </w:r>
        <w:r w:rsidR="00EC5950" w:rsidRPr="00EC5950">
          <w:rPr>
            <w:webHidden/>
            <w:sz w:val="20"/>
            <w:szCs w:val="20"/>
          </w:rPr>
          <w:fldChar w:fldCharType="separate"/>
        </w:r>
        <w:r w:rsidR="005F6A9F">
          <w:rPr>
            <w:webHidden/>
            <w:sz w:val="20"/>
            <w:szCs w:val="20"/>
          </w:rPr>
          <w:t>9</w:t>
        </w:r>
        <w:r w:rsidR="00EC5950" w:rsidRPr="00EC5950">
          <w:rPr>
            <w:webHidden/>
            <w:sz w:val="20"/>
            <w:szCs w:val="20"/>
          </w:rPr>
          <w:fldChar w:fldCharType="end"/>
        </w:r>
      </w:hyperlink>
    </w:p>
    <w:p w14:paraId="236AF806" w14:textId="5BA9B4A2" w:rsidR="00EC5950" w:rsidRPr="00EC5950" w:rsidRDefault="003D4DAD">
      <w:pPr>
        <w:pStyle w:val="11"/>
        <w:rPr>
          <w:rFonts w:asciiTheme="minorHAnsi" w:hAnsiTheme="minorHAnsi" w:cstheme="minorBidi"/>
          <w:b w:val="0"/>
          <w:bCs w:val="0"/>
          <w:caps w:val="0"/>
          <w:color w:val="auto"/>
          <w:sz w:val="20"/>
          <w:szCs w:val="20"/>
        </w:rPr>
      </w:pPr>
      <w:hyperlink w:anchor="_Toc181263034" w:history="1">
        <w:r w:rsidR="00EC5950" w:rsidRPr="00EC5950">
          <w:rPr>
            <w:rStyle w:val="afc"/>
            <w:i/>
            <w:iCs/>
            <w:sz w:val="20"/>
            <w:szCs w:val="20"/>
          </w:rPr>
          <w:t>4.2.1.1 Поступление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10</w:t>
        </w:r>
        <w:r w:rsidR="00EC5950" w:rsidRPr="00EC5950">
          <w:rPr>
            <w:webHidden/>
            <w:sz w:val="20"/>
            <w:szCs w:val="20"/>
          </w:rPr>
          <w:fldChar w:fldCharType="end"/>
        </w:r>
      </w:hyperlink>
    </w:p>
    <w:p w14:paraId="59B9CFDA" w14:textId="63946673" w:rsidR="00EC5950" w:rsidRPr="00EC5950" w:rsidRDefault="003D4DAD">
      <w:pPr>
        <w:pStyle w:val="11"/>
        <w:rPr>
          <w:rFonts w:asciiTheme="minorHAnsi" w:hAnsiTheme="minorHAnsi" w:cstheme="minorBidi"/>
          <w:b w:val="0"/>
          <w:bCs w:val="0"/>
          <w:caps w:val="0"/>
          <w:color w:val="auto"/>
          <w:sz w:val="20"/>
          <w:szCs w:val="20"/>
        </w:rPr>
      </w:pPr>
      <w:hyperlink w:anchor="_Toc181263035" w:history="1">
        <w:r w:rsidR="00EC5950" w:rsidRPr="00EC5950">
          <w:rPr>
            <w:rStyle w:val="afc"/>
            <w:i/>
            <w:iCs/>
            <w:sz w:val="20"/>
            <w:szCs w:val="20"/>
          </w:rPr>
          <w:t>4.2.1.2 Перемещение основных средств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4867B796" w14:textId="64EA70DB" w:rsidR="00EC5950" w:rsidRPr="00EC5950" w:rsidRDefault="003D4DAD">
      <w:pPr>
        <w:pStyle w:val="11"/>
        <w:rPr>
          <w:rFonts w:asciiTheme="minorHAnsi" w:hAnsiTheme="minorHAnsi" w:cstheme="minorBidi"/>
          <w:b w:val="0"/>
          <w:bCs w:val="0"/>
          <w:caps w:val="0"/>
          <w:color w:val="auto"/>
          <w:sz w:val="20"/>
          <w:szCs w:val="20"/>
        </w:rPr>
      </w:pPr>
      <w:hyperlink w:anchor="_Toc181263036" w:history="1">
        <w:r w:rsidR="00EC5950" w:rsidRPr="00EC5950">
          <w:rPr>
            <w:rStyle w:val="afc"/>
            <w:i/>
            <w:iCs/>
            <w:sz w:val="20"/>
            <w:szCs w:val="20"/>
          </w:rPr>
          <w:t>4.2.1.3 Списание основных средств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4DFAC3B8" w14:textId="56211B89" w:rsidR="00EC5950" w:rsidRPr="00EC5950" w:rsidRDefault="003D4DAD">
      <w:pPr>
        <w:pStyle w:val="11"/>
        <w:rPr>
          <w:rFonts w:asciiTheme="minorHAnsi" w:hAnsiTheme="minorHAnsi" w:cstheme="minorBidi"/>
          <w:b w:val="0"/>
          <w:bCs w:val="0"/>
          <w:caps w:val="0"/>
          <w:color w:val="auto"/>
          <w:sz w:val="20"/>
          <w:szCs w:val="20"/>
        </w:rPr>
      </w:pPr>
      <w:hyperlink w:anchor="_Toc181263037" w:history="1">
        <w:r w:rsidR="00EC5950" w:rsidRPr="00EC5950">
          <w:rPr>
            <w:rStyle w:val="afc"/>
            <w:i/>
            <w:iCs/>
            <w:sz w:val="20"/>
            <w:szCs w:val="20"/>
          </w:rPr>
          <w:t>4.2.2 Учет и управление товарно-материальных ценностей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28333599" w14:textId="36B8E222" w:rsidR="00EC5950" w:rsidRPr="00EC5950" w:rsidRDefault="003D4DAD">
      <w:pPr>
        <w:pStyle w:val="11"/>
        <w:rPr>
          <w:rFonts w:asciiTheme="minorHAnsi" w:hAnsiTheme="minorHAnsi" w:cstheme="minorBidi"/>
          <w:b w:val="0"/>
          <w:bCs w:val="0"/>
          <w:caps w:val="0"/>
          <w:color w:val="auto"/>
          <w:sz w:val="20"/>
          <w:szCs w:val="20"/>
        </w:rPr>
      </w:pPr>
      <w:hyperlink w:anchor="_Toc181263038" w:history="1">
        <w:r w:rsidR="00EC5950" w:rsidRPr="00EC5950">
          <w:rPr>
            <w:rStyle w:val="afc"/>
            <w:i/>
            <w:iCs/>
            <w:sz w:val="20"/>
            <w:szCs w:val="20"/>
          </w:rPr>
          <w:t>4.2.2.1 Поступление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4F9BFA8F" w14:textId="349C9922" w:rsidR="00EC5950" w:rsidRPr="00EC5950" w:rsidRDefault="003D4DAD">
      <w:pPr>
        <w:pStyle w:val="11"/>
        <w:rPr>
          <w:rFonts w:asciiTheme="minorHAnsi" w:hAnsiTheme="minorHAnsi" w:cstheme="minorBidi"/>
          <w:b w:val="0"/>
          <w:bCs w:val="0"/>
          <w:caps w:val="0"/>
          <w:color w:val="auto"/>
          <w:sz w:val="20"/>
          <w:szCs w:val="20"/>
        </w:rPr>
      </w:pPr>
      <w:hyperlink w:anchor="_Toc181263039" w:history="1">
        <w:r w:rsidR="00EC5950" w:rsidRPr="00EC5950">
          <w:rPr>
            <w:rStyle w:val="afc"/>
            <w:i/>
            <w:iCs/>
            <w:sz w:val="20"/>
            <w:szCs w:val="20"/>
          </w:rPr>
          <w:t>4.2.2.2 Перемещение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2DE820D5" w14:textId="4D2E7A44" w:rsidR="00EC5950" w:rsidRPr="00EC5950" w:rsidRDefault="003D4DAD">
      <w:pPr>
        <w:pStyle w:val="11"/>
        <w:rPr>
          <w:rFonts w:asciiTheme="minorHAnsi" w:hAnsiTheme="minorHAnsi" w:cstheme="minorBidi"/>
          <w:b w:val="0"/>
          <w:bCs w:val="0"/>
          <w:caps w:val="0"/>
          <w:color w:val="auto"/>
          <w:sz w:val="20"/>
          <w:szCs w:val="20"/>
        </w:rPr>
      </w:pPr>
      <w:hyperlink w:anchor="_Toc181263040" w:history="1">
        <w:r w:rsidR="00EC5950" w:rsidRPr="00EC5950">
          <w:rPr>
            <w:rStyle w:val="afc"/>
            <w:i/>
            <w:iCs/>
            <w:sz w:val="20"/>
            <w:szCs w:val="20"/>
          </w:rPr>
          <w:t>4.2.2.3 Списание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3D405FE6" w14:textId="3A6C561A" w:rsidR="00EC5950" w:rsidRPr="00EC5950" w:rsidRDefault="003D4DAD">
      <w:pPr>
        <w:pStyle w:val="11"/>
        <w:rPr>
          <w:rFonts w:asciiTheme="minorHAnsi" w:hAnsiTheme="minorHAnsi" w:cstheme="minorBidi"/>
          <w:b w:val="0"/>
          <w:bCs w:val="0"/>
          <w:caps w:val="0"/>
          <w:color w:val="auto"/>
          <w:sz w:val="20"/>
          <w:szCs w:val="20"/>
        </w:rPr>
      </w:pPr>
      <w:hyperlink w:anchor="_Toc181263041" w:history="1">
        <w:r w:rsidR="00EC5950" w:rsidRPr="00EC5950">
          <w:rPr>
            <w:rStyle w:val="afc"/>
            <w:rFonts w:eastAsia="Times New Roman"/>
            <w:sz w:val="20"/>
            <w:szCs w:val="20"/>
          </w:rPr>
          <w:t>4.3 Справочники в АСКОУ</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69ABD032" w14:textId="21CF6087" w:rsidR="00EC5950" w:rsidRPr="00EC5950" w:rsidRDefault="003D4DAD">
      <w:pPr>
        <w:pStyle w:val="11"/>
        <w:rPr>
          <w:rFonts w:asciiTheme="minorHAnsi" w:hAnsiTheme="minorHAnsi" w:cstheme="minorBidi"/>
          <w:b w:val="0"/>
          <w:bCs w:val="0"/>
          <w:caps w:val="0"/>
          <w:color w:val="auto"/>
          <w:sz w:val="20"/>
          <w:szCs w:val="20"/>
        </w:rPr>
      </w:pPr>
      <w:hyperlink w:anchor="_Toc181263042" w:history="1">
        <w:r w:rsidR="00EC5950" w:rsidRPr="00EC5950">
          <w:rPr>
            <w:rStyle w:val="afc"/>
            <w:rFonts w:eastAsia="Times New Roman"/>
            <w:i/>
            <w:iCs/>
            <w:sz w:val="20"/>
            <w:szCs w:val="20"/>
          </w:rPr>
          <w:t>4.3.1 Структура справочников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_Toc181263042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7F5EFF9A" w14:textId="0162DAE2" w:rsidR="00EC5950" w:rsidRPr="00EC5950" w:rsidRDefault="003D4DAD">
      <w:pPr>
        <w:pStyle w:val="11"/>
        <w:rPr>
          <w:rFonts w:asciiTheme="minorHAnsi" w:hAnsiTheme="minorHAnsi" w:cstheme="minorBidi"/>
          <w:b w:val="0"/>
          <w:bCs w:val="0"/>
          <w:caps w:val="0"/>
          <w:color w:val="auto"/>
          <w:sz w:val="20"/>
          <w:szCs w:val="20"/>
        </w:rPr>
      </w:pPr>
      <w:hyperlink w:anchor="_Toc181263043" w:history="1">
        <w:r w:rsidR="00EC5950" w:rsidRPr="00EC5950">
          <w:rPr>
            <w:rStyle w:val="afc"/>
            <w:rFonts w:eastAsia="Times New Roman"/>
            <w:i/>
            <w:iCs/>
            <w:sz w:val="20"/>
            <w:szCs w:val="20"/>
          </w:rPr>
          <w:t>4.3.2 Обмен справочной информацией</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_Toc181263043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7A80B74B" w14:textId="0D36FF50" w:rsidR="00EC5950" w:rsidRPr="00EC5950" w:rsidRDefault="003D4DAD">
      <w:pPr>
        <w:pStyle w:val="11"/>
        <w:rPr>
          <w:rFonts w:asciiTheme="minorHAnsi" w:hAnsiTheme="minorHAnsi" w:cstheme="minorBidi"/>
          <w:b w:val="0"/>
          <w:bCs w:val="0"/>
          <w:caps w:val="0"/>
          <w:color w:val="auto"/>
          <w:sz w:val="20"/>
          <w:szCs w:val="20"/>
        </w:rPr>
      </w:pPr>
      <w:hyperlink w:anchor="_Toc181263044" w:history="1">
        <w:r w:rsidR="00EC5950" w:rsidRPr="00EC5950">
          <w:rPr>
            <w:rStyle w:val="afc"/>
            <w:sz w:val="20"/>
            <w:szCs w:val="20"/>
          </w:rPr>
          <w:t>4.4 Информация о ролях и задачах пользователей системы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3704BE4B" w14:textId="0E2189B7" w:rsidR="00EC5950" w:rsidRPr="00EC5950" w:rsidRDefault="003D4DAD">
      <w:pPr>
        <w:pStyle w:val="11"/>
        <w:rPr>
          <w:rFonts w:asciiTheme="minorHAnsi" w:hAnsiTheme="minorHAnsi" w:cstheme="minorBidi"/>
          <w:b w:val="0"/>
          <w:bCs w:val="0"/>
          <w:caps w:val="0"/>
          <w:color w:val="auto"/>
          <w:sz w:val="20"/>
          <w:szCs w:val="20"/>
        </w:rPr>
      </w:pPr>
      <w:hyperlink w:anchor="_Toc181263045" w:history="1">
        <w:r w:rsidR="00EC5950" w:rsidRPr="00EC5950">
          <w:rPr>
            <w:rStyle w:val="afc"/>
            <w:i/>
            <w:iCs/>
            <w:sz w:val="20"/>
            <w:szCs w:val="20"/>
          </w:rPr>
          <w:t>4.4.1 Администратор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4C051B70" w14:textId="1267A69D" w:rsidR="00EC5950" w:rsidRPr="00EC5950" w:rsidRDefault="003D4DAD">
      <w:pPr>
        <w:pStyle w:val="11"/>
        <w:rPr>
          <w:rFonts w:asciiTheme="minorHAnsi" w:hAnsiTheme="minorHAnsi" w:cstheme="minorBidi"/>
          <w:b w:val="0"/>
          <w:bCs w:val="0"/>
          <w:caps w:val="0"/>
          <w:color w:val="auto"/>
          <w:sz w:val="20"/>
          <w:szCs w:val="20"/>
        </w:rPr>
      </w:pPr>
      <w:hyperlink w:anchor="_Toc181263046" w:history="1">
        <w:r w:rsidR="00EC5950" w:rsidRPr="00EC5950">
          <w:rPr>
            <w:rStyle w:val="afc"/>
            <w:i/>
            <w:iCs/>
            <w:sz w:val="20"/>
            <w:szCs w:val="20"/>
          </w:rPr>
          <w:t>4.4.2 Логист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15</w:t>
        </w:r>
        <w:r w:rsidR="00EC5950" w:rsidRPr="00EC5950">
          <w:rPr>
            <w:webHidden/>
            <w:sz w:val="20"/>
            <w:szCs w:val="20"/>
          </w:rPr>
          <w:fldChar w:fldCharType="end"/>
        </w:r>
      </w:hyperlink>
    </w:p>
    <w:p w14:paraId="7AFA6982" w14:textId="5261CD74" w:rsidR="00EC5950" w:rsidRPr="00EC5950" w:rsidRDefault="003D4DAD">
      <w:pPr>
        <w:pStyle w:val="11"/>
        <w:rPr>
          <w:rFonts w:asciiTheme="minorHAnsi" w:hAnsiTheme="minorHAnsi" w:cstheme="minorBidi"/>
          <w:b w:val="0"/>
          <w:bCs w:val="0"/>
          <w:caps w:val="0"/>
          <w:color w:val="auto"/>
          <w:sz w:val="20"/>
          <w:szCs w:val="20"/>
        </w:rPr>
      </w:pPr>
      <w:hyperlink w:anchor="_Toc181263047" w:history="1">
        <w:r w:rsidR="00EC5950" w:rsidRPr="00EC5950">
          <w:rPr>
            <w:rStyle w:val="afc"/>
            <w:i/>
            <w:iCs/>
            <w:sz w:val="20"/>
            <w:szCs w:val="20"/>
          </w:rPr>
          <w:t>4.4.3 Материально ответственное лицо (МОЛ)</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15</w:t>
        </w:r>
        <w:r w:rsidR="00EC5950" w:rsidRPr="00EC5950">
          <w:rPr>
            <w:webHidden/>
            <w:sz w:val="20"/>
            <w:szCs w:val="20"/>
          </w:rPr>
          <w:fldChar w:fldCharType="end"/>
        </w:r>
      </w:hyperlink>
    </w:p>
    <w:p w14:paraId="73AE878D" w14:textId="1104D581" w:rsidR="00EC5950" w:rsidRPr="00EC5950" w:rsidRDefault="003D4DAD">
      <w:pPr>
        <w:pStyle w:val="11"/>
        <w:rPr>
          <w:rFonts w:asciiTheme="minorHAnsi" w:hAnsiTheme="minorHAnsi" w:cstheme="minorBidi"/>
          <w:b w:val="0"/>
          <w:bCs w:val="0"/>
          <w:caps w:val="0"/>
          <w:color w:val="auto"/>
          <w:sz w:val="20"/>
          <w:szCs w:val="20"/>
        </w:rPr>
      </w:pPr>
      <w:hyperlink w:anchor="_Toc181263048" w:history="1">
        <w:r w:rsidR="00EC5950" w:rsidRPr="00EC5950">
          <w:rPr>
            <w:rStyle w:val="afc"/>
            <w:i/>
            <w:iCs/>
            <w:sz w:val="20"/>
            <w:szCs w:val="20"/>
          </w:rPr>
          <w:t>4.4.4 Инвентаризатор</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099318A6" w14:textId="783EFADE" w:rsidR="00EC5950" w:rsidRPr="00EC5950" w:rsidRDefault="003D4DAD">
      <w:pPr>
        <w:pStyle w:val="11"/>
        <w:rPr>
          <w:rFonts w:asciiTheme="minorHAnsi" w:hAnsiTheme="minorHAnsi" w:cstheme="minorBidi"/>
          <w:b w:val="0"/>
          <w:bCs w:val="0"/>
          <w:caps w:val="0"/>
          <w:color w:val="auto"/>
          <w:sz w:val="20"/>
          <w:szCs w:val="20"/>
        </w:rPr>
      </w:pPr>
      <w:hyperlink w:anchor="_Toc181263049" w:history="1">
        <w:r w:rsidR="00EC5950" w:rsidRPr="00EC5950">
          <w:rPr>
            <w:rStyle w:val="afc"/>
            <w:sz w:val="20"/>
            <w:szCs w:val="20"/>
          </w:rPr>
          <w:t>4.5 Считыватели и RFID-метки в системе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6B25457C" w14:textId="6C42B590" w:rsidR="00EC5950" w:rsidRPr="00EC5950" w:rsidRDefault="003D4DAD">
      <w:pPr>
        <w:pStyle w:val="11"/>
        <w:rPr>
          <w:rFonts w:asciiTheme="minorHAnsi" w:hAnsiTheme="minorHAnsi" w:cstheme="minorBidi"/>
          <w:b w:val="0"/>
          <w:bCs w:val="0"/>
          <w:caps w:val="0"/>
          <w:color w:val="auto"/>
          <w:sz w:val="20"/>
          <w:szCs w:val="20"/>
        </w:rPr>
      </w:pPr>
      <w:hyperlink w:anchor="_Toc181263050" w:history="1">
        <w:r w:rsidR="00EC5950" w:rsidRPr="00EC5950">
          <w:rPr>
            <w:rStyle w:val="afc"/>
            <w:i/>
            <w:iCs/>
            <w:sz w:val="20"/>
            <w:szCs w:val="20"/>
          </w:rPr>
          <w:t>4.5.1 RFID-метки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0FE79432" w14:textId="0212285A" w:rsidR="00EC5950" w:rsidRPr="00EC5950" w:rsidRDefault="003D4DAD">
      <w:pPr>
        <w:pStyle w:val="11"/>
        <w:rPr>
          <w:rFonts w:asciiTheme="minorHAnsi" w:hAnsiTheme="minorHAnsi" w:cstheme="minorBidi"/>
          <w:b w:val="0"/>
          <w:bCs w:val="0"/>
          <w:caps w:val="0"/>
          <w:color w:val="auto"/>
          <w:sz w:val="20"/>
          <w:szCs w:val="20"/>
        </w:rPr>
      </w:pPr>
      <w:hyperlink w:anchor="_Toc181263051" w:history="1">
        <w:r w:rsidR="00EC5950" w:rsidRPr="00EC5950">
          <w:rPr>
            <w:rStyle w:val="afc"/>
            <w:i/>
            <w:iCs/>
            <w:sz w:val="20"/>
            <w:szCs w:val="20"/>
          </w:rPr>
          <w:t>4.5.2 Типы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422CF63D" w14:textId="487A1C3A" w:rsidR="00EC5950" w:rsidRPr="00EC5950" w:rsidRDefault="003D4DAD">
      <w:pPr>
        <w:pStyle w:val="11"/>
        <w:rPr>
          <w:rFonts w:asciiTheme="minorHAnsi" w:hAnsiTheme="minorHAnsi" w:cstheme="minorBidi"/>
          <w:b w:val="0"/>
          <w:bCs w:val="0"/>
          <w:caps w:val="0"/>
          <w:color w:val="auto"/>
          <w:sz w:val="20"/>
          <w:szCs w:val="20"/>
        </w:rPr>
      </w:pPr>
      <w:hyperlink w:anchor="_Toc181263052" w:history="1">
        <w:r w:rsidR="00EC5950" w:rsidRPr="00EC5950">
          <w:rPr>
            <w:rStyle w:val="afc"/>
            <w:i/>
            <w:iCs/>
            <w:sz w:val="20"/>
            <w:szCs w:val="20"/>
          </w:rPr>
          <w:t>4.5.3 Считыватели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_Toc181263052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51EF6537" w14:textId="0C674612" w:rsidR="00EC5950" w:rsidRPr="00EC5950" w:rsidRDefault="003D4DAD">
      <w:pPr>
        <w:pStyle w:val="11"/>
        <w:rPr>
          <w:rFonts w:asciiTheme="minorHAnsi" w:hAnsiTheme="minorHAnsi" w:cstheme="minorBidi"/>
          <w:b w:val="0"/>
          <w:bCs w:val="0"/>
          <w:caps w:val="0"/>
          <w:color w:val="auto"/>
          <w:sz w:val="20"/>
          <w:szCs w:val="20"/>
        </w:rPr>
      </w:pPr>
      <w:hyperlink w:anchor="_Toc181263053" w:history="1">
        <w:r w:rsidR="00EC5950" w:rsidRPr="00EC5950">
          <w:rPr>
            <w:rStyle w:val="afc"/>
            <w:i/>
            <w:iCs/>
            <w:sz w:val="20"/>
            <w:szCs w:val="20"/>
          </w:rPr>
          <w:t>4.5.4 Мобильное приложение для работы с RFID-считывателями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_Toc181263053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680ACDC3" w14:textId="4C504F4D" w:rsidR="00EC5950" w:rsidRPr="00EC5950" w:rsidRDefault="003D4DAD">
      <w:pPr>
        <w:pStyle w:val="11"/>
        <w:rPr>
          <w:rFonts w:asciiTheme="minorHAnsi" w:hAnsiTheme="minorHAnsi" w:cstheme="minorBidi"/>
          <w:b w:val="0"/>
          <w:bCs w:val="0"/>
          <w:caps w:val="0"/>
          <w:color w:val="auto"/>
          <w:sz w:val="20"/>
          <w:szCs w:val="20"/>
        </w:rPr>
      </w:pPr>
      <w:hyperlink w:anchor="_Toc181263054" w:history="1">
        <w:r w:rsidR="00EC5950" w:rsidRPr="00EC5950">
          <w:rPr>
            <w:rStyle w:val="afc"/>
            <w:i/>
            <w:iCs/>
            <w:sz w:val="20"/>
            <w:szCs w:val="20"/>
            <w:lang w:val="en-US"/>
          </w:rPr>
          <w:t>4.</w:t>
        </w:r>
        <w:r w:rsidR="00EC5950" w:rsidRPr="00EC5950">
          <w:rPr>
            <w:rStyle w:val="afc"/>
            <w:i/>
            <w:iCs/>
            <w:sz w:val="20"/>
            <w:szCs w:val="20"/>
          </w:rPr>
          <w:t>5</w:t>
        </w:r>
        <w:r w:rsidR="00EC5950" w:rsidRPr="00EC5950">
          <w:rPr>
            <w:rStyle w:val="afc"/>
            <w:i/>
            <w:iCs/>
            <w:sz w:val="20"/>
            <w:szCs w:val="20"/>
            <w:lang w:val="en-US"/>
          </w:rPr>
          <w:t xml:space="preserve">.5 </w:t>
        </w:r>
        <w:r w:rsidR="00EC5950" w:rsidRPr="00EC5950">
          <w:rPr>
            <w:rStyle w:val="afc"/>
            <w:i/>
            <w:iCs/>
            <w:sz w:val="20"/>
            <w:szCs w:val="20"/>
          </w:rPr>
          <w:t>Функционал мобильного приложения: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0184A96E" w14:textId="4CA6EEE1" w:rsidR="00EC5950" w:rsidRPr="00EC5950" w:rsidRDefault="003D4DAD">
      <w:pPr>
        <w:pStyle w:val="11"/>
        <w:rPr>
          <w:rFonts w:asciiTheme="minorHAnsi" w:hAnsiTheme="minorHAnsi" w:cstheme="minorBidi"/>
          <w:b w:val="0"/>
          <w:bCs w:val="0"/>
          <w:caps w:val="0"/>
          <w:color w:val="auto"/>
          <w:sz w:val="20"/>
          <w:szCs w:val="20"/>
        </w:rPr>
      </w:pPr>
      <w:hyperlink w:anchor="_Toc181263055" w:history="1">
        <w:r w:rsidR="00EC5950" w:rsidRPr="00EC5950">
          <w:rPr>
            <w:rStyle w:val="afc"/>
            <w:i/>
            <w:iCs/>
            <w:sz w:val="20"/>
            <w:szCs w:val="20"/>
          </w:rPr>
          <w:t>4.5.6 Технические требования для печати штрихкодов и использования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5964908A" w14:textId="5A916A78" w:rsidR="00EC5950" w:rsidRPr="00EC5950" w:rsidRDefault="003D4DAD">
      <w:pPr>
        <w:pStyle w:val="11"/>
        <w:rPr>
          <w:rFonts w:asciiTheme="minorHAnsi" w:hAnsiTheme="minorHAnsi" w:cstheme="minorBidi"/>
          <w:b w:val="0"/>
          <w:bCs w:val="0"/>
          <w:caps w:val="0"/>
          <w:color w:val="auto"/>
          <w:sz w:val="20"/>
          <w:szCs w:val="20"/>
        </w:rPr>
      </w:pPr>
      <w:hyperlink w:anchor="_Toc181263056" w:history="1">
        <w:r w:rsidR="00EC5950" w:rsidRPr="00EC5950">
          <w:rPr>
            <w:rStyle w:val="afc"/>
            <w:i/>
            <w:iCs/>
            <w:sz w:val="20"/>
            <w:szCs w:val="20"/>
          </w:rPr>
          <w:t>4.5.7 Процедура работы с RFID-метками и считывателями в системе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0209E517" w14:textId="59D548EE" w:rsidR="00EC5950" w:rsidRPr="00EC5950" w:rsidRDefault="003D4DAD">
      <w:pPr>
        <w:pStyle w:val="11"/>
        <w:rPr>
          <w:rFonts w:asciiTheme="minorHAnsi" w:hAnsiTheme="minorHAnsi" w:cstheme="minorBidi"/>
          <w:b w:val="0"/>
          <w:bCs w:val="0"/>
          <w:caps w:val="0"/>
          <w:color w:val="auto"/>
          <w:sz w:val="20"/>
          <w:szCs w:val="20"/>
        </w:rPr>
      </w:pPr>
      <w:hyperlink w:anchor="_Toc181263057" w:history="1">
        <w:r w:rsidR="00EC5950" w:rsidRPr="00EC5950">
          <w:rPr>
            <w:rStyle w:val="afc"/>
            <w:i/>
            <w:iCs/>
            <w:sz w:val="20"/>
            <w:szCs w:val="20"/>
          </w:rPr>
          <w:t>4.5.8 Кодирование RFID-меток считывателем</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50A651F6" w14:textId="426907D5" w:rsidR="00EC5950" w:rsidRPr="00EC5950" w:rsidRDefault="003D4DAD">
      <w:pPr>
        <w:pStyle w:val="11"/>
        <w:rPr>
          <w:rFonts w:asciiTheme="minorHAnsi" w:hAnsiTheme="minorHAnsi" w:cstheme="minorBidi"/>
          <w:b w:val="0"/>
          <w:bCs w:val="0"/>
          <w:caps w:val="0"/>
          <w:color w:val="auto"/>
          <w:sz w:val="20"/>
          <w:szCs w:val="20"/>
        </w:rPr>
      </w:pPr>
      <w:hyperlink w:anchor="_Toc181263058" w:history="1">
        <w:r w:rsidR="00EC5950" w:rsidRPr="00EC5950">
          <w:rPr>
            <w:rStyle w:val="afc"/>
            <w:i/>
            <w:iCs/>
            <w:sz w:val="20"/>
            <w:szCs w:val="20"/>
          </w:rPr>
          <w:t>4.5.9 Использование принтера для печати штрихкодов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17A32376" w14:textId="36AD6336" w:rsidR="00EC5950" w:rsidRPr="00EC5950" w:rsidRDefault="003D4DAD">
      <w:pPr>
        <w:pStyle w:val="11"/>
        <w:rPr>
          <w:rFonts w:asciiTheme="minorHAnsi" w:hAnsiTheme="minorHAnsi" w:cstheme="minorBidi"/>
          <w:b w:val="0"/>
          <w:bCs w:val="0"/>
          <w:caps w:val="0"/>
          <w:color w:val="auto"/>
          <w:sz w:val="20"/>
          <w:szCs w:val="20"/>
        </w:rPr>
      </w:pPr>
      <w:hyperlink w:anchor="_Toc181263059" w:history="1">
        <w:r w:rsidR="00EC5950" w:rsidRPr="00EC5950">
          <w:rPr>
            <w:rStyle w:val="afc"/>
            <w:sz w:val="20"/>
            <w:szCs w:val="20"/>
          </w:rPr>
          <w:t>5. Маркировка ОС/ТМЦ с помощью RFID и штрих-кодов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68942F38" w14:textId="1C897092" w:rsidR="00EC5950" w:rsidRPr="00EC5950" w:rsidRDefault="003D4DAD">
      <w:pPr>
        <w:pStyle w:val="11"/>
        <w:rPr>
          <w:rFonts w:asciiTheme="minorHAnsi" w:hAnsiTheme="minorHAnsi" w:cstheme="minorBidi"/>
          <w:b w:val="0"/>
          <w:bCs w:val="0"/>
          <w:caps w:val="0"/>
          <w:color w:val="auto"/>
          <w:sz w:val="20"/>
          <w:szCs w:val="20"/>
        </w:rPr>
      </w:pPr>
      <w:hyperlink w:anchor="_Toc181263060" w:history="1">
        <w:r w:rsidR="00EC5950" w:rsidRPr="00EC5950">
          <w:rPr>
            <w:rStyle w:val="afc"/>
            <w:i/>
            <w:iCs/>
            <w:sz w:val="20"/>
            <w:szCs w:val="20"/>
          </w:rPr>
          <w:t>5.1 Условия запуска процесса маркировки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17E470E1" w14:textId="7D8BA99B" w:rsidR="00EC5950" w:rsidRPr="00EC5950" w:rsidRDefault="003D4DAD">
      <w:pPr>
        <w:pStyle w:val="11"/>
        <w:rPr>
          <w:rFonts w:asciiTheme="minorHAnsi" w:hAnsiTheme="minorHAnsi" w:cstheme="minorBidi"/>
          <w:b w:val="0"/>
          <w:bCs w:val="0"/>
          <w:caps w:val="0"/>
          <w:color w:val="auto"/>
          <w:sz w:val="20"/>
          <w:szCs w:val="20"/>
        </w:rPr>
      </w:pPr>
      <w:hyperlink w:anchor="_Toc181263061" w:history="1">
        <w:r w:rsidR="00EC5950" w:rsidRPr="00EC5950">
          <w:rPr>
            <w:rStyle w:val="afc"/>
            <w:i/>
            <w:iCs/>
            <w:sz w:val="20"/>
            <w:szCs w:val="20"/>
          </w:rPr>
          <w:t>5.2 Основные участники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31CB330B" w14:textId="279B75F6" w:rsidR="00EC5950" w:rsidRPr="00EC5950" w:rsidRDefault="003D4DAD">
      <w:pPr>
        <w:pStyle w:val="11"/>
        <w:rPr>
          <w:rFonts w:asciiTheme="minorHAnsi" w:hAnsiTheme="minorHAnsi" w:cstheme="minorBidi"/>
          <w:b w:val="0"/>
          <w:bCs w:val="0"/>
          <w:caps w:val="0"/>
          <w:color w:val="auto"/>
          <w:sz w:val="20"/>
          <w:szCs w:val="20"/>
        </w:rPr>
      </w:pPr>
      <w:hyperlink w:anchor="_Toc181263062" w:history="1">
        <w:r w:rsidR="00EC5950" w:rsidRPr="00EC5950">
          <w:rPr>
            <w:rStyle w:val="afc"/>
            <w:i/>
            <w:iCs/>
            <w:sz w:val="20"/>
            <w:szCs w:val="20"/>
          </w:rPr>
          <w:t>5.3 Порядок выполнения маркировки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_Toc181263062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5B71F586" w14:textId="40864067" w:rsidR="00EC5950" w:rsidRPr="00EC5950" w:rsidRDefault="003D4DAD">
      <w:pPr>
        <w:pStyle w:val="11"/>
        <w:rPr>
          <w:rFonts w:asciiTheme="minorHAnsi" w:hAnsiTheme="minorHAnsi" w:cstheme="minorBidi"/>
          <w:b w:val="0"/>
          <w:bCs w:val="0"/>
          <w:caps w:val="0"/>
          <w:color w:val="auto"/>
          <w:sz w:val="20"/>
          <w:szCs w:val="20"/>
        </w:rPr>
      </w:pPr>
      <w:hyperlink w:anchor="_Toc181263063" w:history="1">
        <w:r w:rsidR="00EC5950" w:rsidRPr="00EC5950">
          <w:rPr>
            <w:rStyle w:val="afc"/>
            <w:i/>
            <w:iCs/>
            <w:sz w:val="20"/>
            <w:szCs w:val="20"/>
          </w:rPr>
          <w:t>5.4 Временной регламент выполнения сценария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_Toc181263063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3DE50F4A" w14:textId="1116B369" w:rsidR="00EC5950" w:rsidRPr="00EC5950" w:rsidRDefault="003D4DAD">
      <w:pPr>
        <w:pStyle w:val="11"/>
        <w:rPr>
          <w:rFonts w:asciiTheme="minorHAnsi" w:hAnsiTheme="minorHAnsi" w:cstheme="minorBidi"/>
          <w:b w:val="0"/>
          <w:bCs w:val="0"/>
          <w:caps w:val="0"/>
          <w:color w:val="auto"/>
          <w:sz w:val="20"/>
          <w:szCs w:val="20"/>
        </w:rPr>
      </w:pPr>
      <w:hyperlink w:anchor="_Toc181263064" w:history="1">
        <w:r w:rsidR="00EC5950" w:rsidRPr="00EC5950">
          <w:rPr>
            <w:rStyle w:val="afc"/>
            <w:i/>
            <w:iCs/>
            <w:sz w:val="20"/>
            <w:szCs w:val="20"/>
          </w:rPr>
          <w:t>5.5 Входные данные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_Toc181263064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17885C28" w14:textId="12822B24" w:rsidR="00EC5950" w:rsidRPr="00EC5950" w:rsidRDefault="003D4DAD">
      <w:pPr>
        <w:pStyle w:val="11"/>
        <w:rPr>
          <w:rFonts w:asciiTheme="minorHAnsi" w:hAnsiTheme="minorHAnsi" w:cstheme="minorBidi"/>
          <w:b w:val="0"/>
          <w:bCs w:val="0"/>
          <w:caps w:val="0"/>
          <w:color w:val="auto"/>
          <w:sz w:val="20"/>
          <w:szCs w:val="20"/>
        </w:rPr>
      </w:pPr>
      <w:hyperlink w:anchor="_Toc181263065" w:history="1">
        <w:r w:rsidR="00EC5950" w:rsidRPr="00EC5950">
          <w:rPr>
            <w:rStyle w:val="afc"/>
            <w:i/>
            <w:iCs/>
            <w:sz w:val="20"/>
            <w:szCs w:val="20"/>
          </w:rPr>
          <w:t>5.6 Выходные данные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_Toc181263065 \h </w:instrText>
        </w:r>
        <w:r w:rsidR="00EC5950" w:rsidRPr="00EC5950">
          <w:rPr>
            <w:webHidden/>
            <w:sz w:val="20"/>
            <w:szCs w:val="20"/>
          </w:rPr>
        </w:r>
        <w:r w:rsidR="00EC5950" w:rsidRPr="00EC5950">
          <w:rPr>
            <w:webHidden/>
            <w:sz w:val="20"/>
            <w:szCs w:val="20"/>
          </w:rPr>
          <w:fldChar w:fldCharType="separate"/>
        </w:r>
        <w:r w:rsidR="005F6A9F">
          <w:rPr>
            <w:webHidden/>
            <w:sz w:val="20"/>
            <w:szCs w:val="20"/>
          </w:rPr>
          <w:t>21</w:t>
        </w:r>
        <w:r w:rsidR="00EC5950" w:rsidRPr="00EC5950">
          <w:rPr>
            <w:webHidden/>
            <w:sz w:val="20"/>
            <w:szCs w:val="20"/>
          </w:rPr>
          <w:fldChar w:fldCharType="end"/>
        </w:r>
      </w:hyperlink>
    </w:p>
    <w:p w14:paraId="65442EF0" w14:textId="1DC0DE6F" w:rsidR="00EC5950" w:rsidRPr="00EC5950" w:rsidRDefault="003D4DAD">
      <w:pPr>
        <w:pStyle w:val="11"/>
        <w:rPr>
          <w:rFonts w:asciiTheme="minorHAnsi" w:hAnsiTheme="minorHAnsi" w:cstheme="minorBidi"/>
          <w:b w:val="0"/>
          <w:bCs w:val="0"/>
          <w:caps w:val="0"/>
          <w:color w:val="auto"/>
          <w:sz w:val="20"/>
          <w:szCs w:val="20"/>
        </w:rPr>
      </w:pPr>
      <w:hyperlink w:anchor="_Toc181263066" w:history="1">
        <w:r w:rsidR="00EC5950" w:rsidRPr="00EC5950">
          <w:rPr>
            <w:rStyle w:val="afc"/>
            <w:sz w:val="20"/>
            <w:szCs w:val="20"/>
          </w:rPr>
          <w:t xml:space="preserve">6. Основные этапы внедрения АСКОУ </w:t>
        </w:r>
        <w:r w:rsidR="00EC5950" w:rsidRPr="00EC5950">
          <w:rPr>
            <w:rStyle w:val="afc"/>
            <w:sz w:val="20"/>
            <w:szCs w:val="20"/>
            <w:lang w:val="en-US"/>
          </w:rPr>
          <w:t>ARG</w:t>
        </w:r>
        <w:r w:rsidR="00EC5950" w:rsidRPr="00EC5950">
          <w:rPr>
            <w:rStyle w:val="afc"/>
            <w:sz w:val="20"/>
            <w:szCs w:val="20"/>
          </w:rPr>
          <w:t xml:space="preserve"> с 1С: УПП</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_Toc181263066 \h </w:instrText>
        </w:r>
        <w:r w:rsidR="00EC5950" w:rsidRPr="00EC5950">
          <w:rPr>
            <w:webHidden/>
            <w:sz w:val="20"/>
            <w:szCs w:val="20"/>
          </w:rPr>
        </w:r>
        <w:r w:rsidR="00EC5950" w:rsidRPr="00EC5950">
          <w:rPr>
            <w:webHidden/>
            <w:sz w:val="20"/>
            <w:szCs w:val="20"/>
          </w:rPr>
          <w:fldChar w:fldCharType="separate"/>
        </w:r>
        <w:r w:rsidR="005F6A9F">
          <w:rPr>
            <w:webHidden/>
            <w:sz w:val="20"/>
            <w:szCs w:val="20"/>
          </w:rPr>
          <w:t>21</w:t>
        </w:r>
        <w:r w:rsidR="00EC5950" w:rsidRPr="00EC5950">
          <w:rPr>
            <w:webHidden/>
            <w:sz w:val="20"/>
            <w:szCs w:val="20"/>
          </w:rPr>
          <w:fldChar w:fldCharType="end"/>
        </w:r>
      </w:hyperlink>
    </w:p>
    <w:p w14:paraId="03C9A72D" w14:textId="26414E1D" w:rsidR="00EC5950" w:rsidRPr="00EC5950" w:rsidRDefault="003D4DAD">
      <w:pPr>
        <w:pStyle w:val="11"/>
        <w:rPr>
          <w:rFonts w:asciiTheme="minorHAnsi" w:hAnsiTheme="minorHAnsi" w:cstheme="minorBidi"/>
          <w:b w:val="0"/>
          <w:bCs w:val="0"/>
          <w:caps w:val="0"/>
          <w:color w:val="auto"/>
          <w:sz w:val="20"/>
          <w:szCs w:val="20"/>
        </w:rPr>
      </w:pPr>
      <w:hyperlink w:anchor="_Toc181263067" w:history="1">
        <w:r w:rsidR="00EC5950" w:rsidRPr="00EC5950">
          <w:rPr>
            <w:rStyle w:val="afc"/>
            <w:i/>
            <w:iCs/>
            <w:sz w:val="20"/>
            <w:szCs w:val="20"/>
          </w:rPr>
          <w:t>6.1 Процесс интеграции данных между АСКОУ ARG и 1С: УПП</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_Toc181263067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6A1F11BB" w14:textId="64E2C883" w:rsidR="00EC5950" w:rsidRPr="00EC5950" w:rsidRDefault="003D4DAD">
      <w:pPr>
        <w:pStyle w:val="11"/>
        <w:rPr>
          <w:rFonts w:asciiTheme="minorHAnsi" w:hAnsiTheme="minorHAnsi" w:cstheme="minorBidi"/>
          <w:b w:val="0"/>
          <w:bCs w:val="0"/>
          <w:caps w:val="0"/>
          <w:color w:val="auto"/>
          <w:sz w:val="20"/>
          <w:szCs w:val="20"/>
        </w:rPr>
      </w:pPr>
      <w:hyperlink w:anchor="_Toc181263068" w:history="1">
        <w:r w:rsidR="00EC5950" w:rsidRPr="00EC5950">
          <w:rPr>
            <w:rStyle w:val="afc"/>
            <w:i/>
            <w:iCs/>
            <w:sz w:val="20"/>
            <w:szCs w:val="20"/>
          </w:rPr>
          <w:t>6.1.1 Цели и задачи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_Toc181263068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44F82F77" w14:textId="4D55C8AD" w:rsidR="00EC5950" w:rsidRPr="00EC5950" w:rsidRDefault="003D4DAD">
      <w:pPr>
        <w:pStyle w:val="11"/>
        <w:rPr>
          <w:rFonts w:asciiTheme="minorHAnsi" w:hAnsiTheme="minorHAnsi" w:cstheme="minorBidi"/>
          <w:b w:val="0"/>
          <w:bCs w:val="0"/>
          <w:caps w:val="0"/>
          <w:color w:val="auto"/>
          <w:sz w:val="20"/>
          <w:szCs w:val="20"/>
        </w:rPr>
      </w:pPr>
      <w:hyperlink w:anchor="_Toc181263069" w:history="1">
        <w:r w:rsidR="00EC5950" w:rsidRPr="00EC5950">
          <w:rPr>
            <w:rStyle w:val="afc"/>
            <w:i/>
            <w:iCs/>
            <w:sz w:val="20"/>
            <w:szCs w:val="20"/>
          </w:rPr>
          <w:t>6.1.2 Основные типы данных для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_Toc181263069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0041BDBA" w14:textId="6DC6C5B6" w:rsidR="00EC5950" w:rsidRPr="00EC5950" w:rsidRDefault="003D4DAD">
      <w:pPr>
        <w:pStyle w:val="11"/>
        <w:rPr>
          <w:rFonts w:asciiTheme="minorHAnsi" w:hAnsiTheme="minorHAnsi" w:cstheme="minorBidi"/>
          <w:b w:val="0"/>
          <w:bCs w:val="0"/>
          <w:caps w:val="0"/>
          <w:color w:val="auto"/>
          <w:sz w:val="20"/>
          <w:szCs w:val="20"/>
        </w:rPr>
      </w:pPr>
      <w:hyperlink w:anchor="_Toc181263070" w:history="1">
        <w:r w:rsidR="00EC5950" w:rsidRPr="00EC5950">
          <w:rPr>
            <w:rStyle w:val="afc"/>
            <w:i/>
            <w:iCs/>
            <w:sz w:val="20"/>
            <w:szCs w:val="20"/>
          </w:rPr>
          <w:t>6.1.3 Принципы механизма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_Toc181263070 \h </w:instrText>
        </w:r>
        <w:r w:rsidR="00EC5950" w:rsidRPr="00EC5950">
          <w:rPr>
            <w:webHidden/>
            <w:sz w:val="20"/>
            <w:szCs w:val="20"/>
          </w:rPr>
        </w:r>
        <w:r w:rsidR="00EC5950" w:rsidRPr="00EC5950">
          <w:rPr>
            <w:webHidden/>
            <w:sz w:val="20"/>
            <w:szCs w:val="20"/>
          </w:rPr>
          <w:fldChar w:fldCharType="separate"/>
        </w:r>
        <w:r w:rsidR="005F6A9F">
          <w:rPr>
            <w:webHidden/>
            <w:sz w:val="20"/>
            <w:szCs w:val="20"/>
          </w:rPr>
          <w:t>24</w:t>
        </w:r>
        <w:r w:rsidR="00EC5950" w:rsidRPr="00EC5950">
          <w:rPr>
            <w:webHidden/>
            <w:sz w:val="20"/>
            <w:szCs w:val="20"/>
          </w:rPr>
          <w:fldChar w:fldCharType="end"/>
        </w:r>
      </w:hyperlink>
    </w:p>
    <w:p w14:paraId="751845B5" w14:textId="7C72ADC3" w:rsidR="00EC5950" w:rsidRPr="00EC5950" w:rsidRDefault="003D4DAD">
      <w:pPr>
        <w:pStyle w:val="11"/>
        <w:rPr>
          <w:rFonts w:asciiTheme="minorHAnsi" w:hAnsiTheme="minorHAnsi" w:cstheme="minorBidi"/>
          <w:b w:val="0"/>
          <w:bCs w:val="0"/>
          <w:caps w:val="0"/>
          <w:color w:val="auto"/>
          <w:sz w:val="20"/>
          <w:szCs w:val="20"/>
        </w:rPr>
      </w:pPr>
      <w:hyperlink w:anchor="_Toc181263071" w:history="1">
        <w:r w:rsidR="00EC5950" w:rsidRPr="00EC5950">
          <w:rPr>
            <w:rStyle w:val="afc"/>
            <w:sz w:val="20"/>
            <w:szCs w:val="20"/>
          </w:rPr>
          <w:t>7. Инвентаризация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_Toc181263071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3F37395A" w14:textId="700A76DB" w:rsidR="00EC5950" w:rsidRPr="00EC5950" w:rsidRDefault="003D4DAD">
      <w:pPr>
        <w:pStyle w:val="11"/>
        <w:rPr>
          <w:rFonts w:asciiTheme="minorHAnsi" w:hAnsiTheme="minorHAnsi" w:cstheme="minorBidi"/>
          <w:b w:val="0"/>
          <w:bCs w:val="0"/>
          <w:caps w:val="0"/>
          <w:color w:val="auto"/>
          <w:sz w:val="20"/>
          <w:szCs w:val="20"/>
        </w:rPr>
      </w:pPr>
      <w:hyperlink w:anchor="_Toc181263072" w:history="1">
        <w:r w:rsidR="00EC5950" w:rsidRPr="00EC5950">
          <w:rPr>
            <w:rStyle w:val="afc"/>
            <w:rFonts w:eastAsia="Times New Roman"/>
            <w:i/>
            <w:iCs/>
            <w:sz w:val="20"/>
            <w:szCs w:val="20"/>
          </w:rPr>
          <w:t xml:space="preserve">7.1 </w:t>
        </w:r>
        <w:r w:rsidR="00EC5950" w:rsidRPr="00EC5950">
          <w:rPr>
            <w:rStyle w:val="afc"/>
            <w:i/>
            <w:iCs/>
            <w:sz w:val="20"/>
            <w:szCs w:val="20"/>
          </w:rPr>
          <w:t>Инвентаризация Основных Средств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_Toc181263072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449FF8A7" w14:textId="6918F1DF" w:rsidR="00EC5950" w:rsidRPr="00EC5950" w:rsidRDefault="003D4DAD">
      <w:pPr>
        <w:pStyle w:val="11"/>
        <w:rPr>
          <w:rFonts w:asciiTheme="minorHAnsi" w:hAnsiTheme="minorHAnsi" w:cstheme="minorBidi"/>
          <w:b w:val="0"/>
          <w:bCs w:val="0"/>
          <w:caps w:val="0"/>
          <w:color w:val="auto"/>
          <w:sz w:val="20"/>
          <w:szCs w:val="20"/>
        </w:rPr>
      </w:pPr>
      <w:hyperlink w:anchor="_Toc181263073" w:history="1">
        <w:r w:rsidR="00EC5950" w:rsidRPr="00EC5950">
          <w:rPr>
            <w:rStyle w:val="afc"/>
            <w:rFonts w:eastAsia="Times New Roman"/>
            <w:i/>
            <w:iCs/>
            <w:sz w:val="20"/>
            <w:szCs w:val="20"/>
          </w:rPr>
          <w:t>7.1.1 Подготовка к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_Toc181263073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4812F908" w14:textId="3A885075" w:rsidR="00EC5950" w:rsidRPr="00EC5950" w:rsidRDefault="003D4DAD">
      <w:pPr>
        <w:pStyle w:val="11"/>
        <w:rPr>
          <w:rFonts w:asciiTheme="minorHAnsi" w:hAnsiTheme="minorHAnsi" w:cstheme="minorBidi"/>
          <w:b w:val="0"/>
          <w:bCs w:val="0"/>
          <w:caps w:val="0"/>
          <w:color w:val="auto"/>
          <w:sz w:val="20"/>
          <w:szCs w:val="20"/>
        </w:rPr>
      </w:pPr>
      <w:hyperlink w:anchor="_Toc181263074" w:history="1">
        <w:r w:rsidR="00EC5950" w:rsidRPr="00EC5950">
          <w:rPr>
            <w:rStyle w:val="afc"/>
            <w:rFonts w:eastAsia="Times New Roman"/>
            <w:i/>
            <w:iCs/>
            <w:sz w:val="20"/>
            <w:szCs w:val="20"/>
          </w:rPr>
          <w:t>7.1.2 Процесс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_Toc181263074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1AE883FF" w14:textId="53EDE6C2" w:rsidR="00EC5950" w:rsidRPr="00EC5950" w:rsidRDefault="003D4DAD">
      <w:pPr>
        <w:pStyle w:val="11"/>
        <w:rPr>
          <w:rFonts w:asciiTheme="minorHAnsi" w:hAnsiTheme="minorHAnsi" w:cstheme="minorBidi"/>
          <w:b w:val="0"/>
          <w:bCs w:val="0"/>
          <w:caps w:val="0"/>
          <w:color w:val="auto"/>
          <w:sz w:val="20"/>
          <w:szCs w:val="20"/>
        </w:rPr>
      </w:pPr>
      <w:hyperlink w:anchor="_Toc181263075" w:history="1">
        <w:r w:rsidR="00EC5950" w:rsidRPr="00EC5950">
          <w:rPr>
            <w:rStyle w:val="afc"/>
            <w:i/>
            <w:iCs/>
            <w:sz w:val="20"/>
            <w:szCs w:val="20"/>
          </w:rPr>
          <w:t>7.1.3 Акт инвентаризации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_Toc181263075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651C8A2D" w14:textId="6A18DC6B" w:rsidR="00EC5950" w:rsidRPr="00EC5950" w:rsidRDefault="003D4DAD">
      <w:pPr>
        <w:pStyle w:val="11"/>
        <w:rPr>
          <w:rFonts w:asciiTheme="minorHAnsi" w:hAnsiTheme="minorHAnsi" w:cstheme="minorBidi"/>
          <w:b w:val="0"/>
          <w:bCs w:val="0"/>
          <w:caps w:val="0"/>
          <w:color w:val="auto"/>
          <w:sz w:val="20"/>
          <w:szCs w:val="20"/>
        </w:rPr>
      </w:pPr>
      <w:hyperlink w:anchor="_Toc181263076" w:history="1">
        <w:r w:rsidR="00EC5950" w:rsidRPr="00EC5950">
          <w:rPr>
            <w:rStyle w:val="afc"/>
            <w:i/>
            <w:iCs/>
            <w:sz w:val="20"/>
            <w:szCs w:val="20"/>
          </w:rPr>
          <w:t>7.1.3.1 Шапка документа по инвентаризации ОС содержит: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_Toc181263076 \h </w:instrText>
        </w:r>
        <w:r w:rsidR="00EC5950" w:rsidRPr="00EC5950">
          <w:rPr>
            <w:webHidden/>
            <w:sz w:val="20"/>
            <w:szCs w:val="20"/>
          </w:rPr>
        </w:r>
        <w:r w:rsidR="00EC5950" w:rsidRPr="00EC5950">
          <w:rPr>
            <w:webHidden/>
            <w:sz w:val="20"/>
            <w:szCs w:val="20"/>
          </w:rPr>
          <w:fldChar w:fldCharType="separate"/>
        </w:r>
        <w:r w:rsidR="005F6A9F">
          <w:rPr>
            <w:webHidden/>
            <w:sz w:val="20"/>
            <w:szCs w:val="20"/>
          </w:rPr>
          <w:t>27</w:t>
        </w:r>
        <w:r w:rsidR="00EC5950" w:rsidRPr="00EC5950">
          <w:rPr>
            <w:webHidden/>
            <w:sz w:val="20"/>
            <w:szCs w:val="20"/>
          </w:rPr>
          <w:fldChar w:fldCharType="end"/>
        </w:r>
      </w:hyperlink>
    </w:p>
    <w:p w14:paraId="12EDD790" w14:textId="4952E76C" w:rsidR="00EC5950" w:rsidRPr="00EC5950" w:rsidRDefault="003D4DAD">
      <w:pPr>
        <w:pStyle w:val="11"/>
        <w:rPr>
          <w:rFonts w:asciiTheme="minorHAnsi" w:hAnsiTheme="minorHAnsi" w:cstheme="minorBidi"/>
          <w:b w:val="0"/>
          <w:bCs w:val="0"/>
          <w:caps w:val="0"/>
          <w:color w:val="auto"/>
          <w:sz w:val="20"/>
          <w:szCs w:val="20"/>
        </w:rPr>
      </w:pPr>
      <w:hyperlink w:anchor="_Toc181263077" w:history="1">
        <w:r w:rsidR="00EC5950" w:rsidRPr="00EC5950">
          <w:rPr>
            <w:rStyle w:val="afc"/>
            <w:i/>
            <w:iCs/>
            <w:sz w:val="20"/>
            <w:szCs w:val="20"/>
          </w:rPr>
          <w:t>7.1.3.2 Шапка документа по инвентаризации ТМЦ содержит: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_Toc181263077 \h </w:instrText>
        </w:r>
        <w:r w:rsidR="00EC5950" w:rsidRPr="00EC5950">
          <w:rPr>
            <w:webHidden/>
            <w:sz w:val="20"/>
            <w:szCs w:val="20"/>
          </w:rPr>
        </w:r>
        <w:r w:rsidR="00EC5950" w:rsidRPr="00EC5950">
          <w:rPr>
            <w:webHidden/>
            <w:sz w:val="20"/>
            <w:szCs w:val="20"/>
          </w:rPr>
          <w:fldChar w:fldCharType="separate"/>
        </w:r>
        <w:r w:rsidR="005F6A9F">
          <w:rPr>
            <w:webHidden/>
            <w:sz w:val="20"/>
            <w:szCs w:val="20"/>
          </w:rPr>
          <w:t>28</w:t>
        </w:r>
        <w:r w:rsidR="00EC5950" w:rsidRPr="00EC5950">
          <w:rPr>
            <w:webHidden/>
            <w:sz w:val="20"/>
            <w:szCs w:val="20"/>
          </w:rPr>
          <w:fldChar w:fldCharType="end"/>
        </w:r>
      </w:hyperlink>
    </w:p>
    <w:p w14:paraId="4973626A" w14:textId="7EBDF7F2" w:rsidR="00EC5950" w:rsidRPr="00EC5950" w:rsidRDefault="003D4DAD">
      <w:pPr>
        <w:pStyle w:val="11"/>
        <w:rPr>
          <w:rFonts w:asciiTheme="minorHAnsi" w:hAnsiTheme="minorHAnsi" w:cstheme="minorBidi"/>
          <w:b w:val="0"/>
          <w:bCs w:val="0"/>
          <w:caps w:val="0"/>
          <w:color w:val="auto"/>
          <w:sz w:val="20"/>
          <w:szCs w:val="20"/>
        </w:rPr>
      </w:pPr>
      <w:hyperlink w:anchor="_Toc181263078" w:history="1">
        <w:r w:rsidR="00EC5950" w:rsidRPr="00EC5950">
          <w:rPr>
            <w:rStyle w:val="afc"/>
            <w:sz w:val="20"/>
            <w:szCs w:val="20"/>
          </w:rPr>
          <w:t>7.2 Инвентаризация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_Toc181263078 \h </w:instrText>
        </w:r>
        <w:r w:rsidR="00EC5950" w:rsidRPr="00EC5950">
          <w:rPr>
            <w:webHidden/>
            <w:sz w:val="20"/>
            <w:szCs w:val="20"/>
          </w:rPr>
        </w:r>
        <w:r w:rsidR="00EC5950" w:rsidRPr="00EC5950">
          <w:rPr>
            <w:webHidden/>
            <w:sz w:val="20"/>
            <w:szCs w:val="20"/>
          </w:rPr>
          <w:fldChar w:fldCharType="separate"/>
        </w:r>
        <w:r w:rsidR="005F6A9F">
          <w:rPr>
            <w:webHidden/>
            <w:sz w:val="20"/>
            <w:szCs w:val="20"/>
          </w:rPr>
          <w:t>29</w:t>
        </w:r>
        <w:r w:rsidR="00EC5950" w:rsidRPr="00EC5950">
          <w:rPr>
            <w:webHidden/>
            <w:sz w:val="20"/>
            <w:szCs w:val="20"/>
          </w:rPr>
          <w:fldChar w:fldCharType="end"/>
        </w:r>
      </w:hyperlink>
    </w:p>
    <w:p w14:paraId="6A9351B3" w14:textId="2A0269E8" w:rsidR="00EC5950" w:rsidRPr="00EC5950" w:rsidRDefault="003D4DAD">
      <w:pPr>
        <w:pStyle w:val="11"/>
        <w:rPr>
          <w:rFonts w:asciiTheme="minorHAnsi" w:hAnsiTheme="minorHAnsi" w:cstheme="minorBidi"/>
          <w:b w:val="0"/>
          <w:bCs w:val="0"/>
          <w:caps w:val="0"/>
          <w:color w:val="auto"/>
          <w:sz w:val="20"/>
          <w:szCs w:val="20"/>
        </w:rPr>
      </w:pPr>
      <w:hyperlink w:anchor="_Toc181263079" w:history="1">
        <w:r w:rsidR="00EC5950" w:rsidRPr="00EC5950">
          <w:rPr>
            <w:rStyle w:val="afc"/>
            <w:rFonts w:eastAsiaTheme="majorEastAsia"/>
            <w:i/>
            <w:iCs/>
            <w:sz w:val="20"/>
            <w:szCs w:val="20"/>
          </w:rPr>
          <w:t>7.2.1 Подготовка к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_Toc181263079 \h </w:instrText>
        </w:r>
        <w:r w:rsidR="00EC5950" w:rsidRPr="00EC5950">
          <w:rPr>
            <w:webHidden/>
            <w:sz w:val="20"/>
            <w:szCs w:val="20"/>
          </w:rPr>
        </w:r>
        <w:r w:rsidR="00EC5950" w:rsidRPr="00EC5950">
          <w:rPr>
            <w:webHidden/>
            <w:sz w:val="20"/>
            <w:szCs w:val="20"/>
          </w:rPr>
          <w:fldChar w:fldCharType="separate"/>
        </w:r>
        <w:r w:rsidR="005F6A9F">
          <w:rPr>
            <w:webHidden/>
            <w:sz w:val="20"/>
            <w:szCs w:val="20"/>
          </w:rPr>
          <w:t>29</w:t>
        </w:r>
        <w:r w:rsidR="00EC5950" w:rsidRPr="00EC5950">
          <w:rPr>
            <w:webHidden/>
            <w:sz w:val="20"/>
            <w:szCs w:val="20"/>
          </w:rPr>
          <w:fldChar w:fldCharType="end"/>
        </w:r>
      </w:hyperlink>
    </w:p>
    <w:p w14:paraId="30B22E06" w14:textId="29E451DB" w:rsidR="00EC5950" w:rsidRPr="00EC5950" w:rsidRDefault="003D4DAD">
      <w:pPr>
        <w:pStyle w:val="11"/>
        <w:rPr>
          <w:rFonts w:asciiTheme="minorHAnsi" w:hAnsiTheme="minorHAnsi" w:cstheme="minorBidi"/>
          <w:b w:val="0"/>
          <w:bCs w:val="0"/>
          <w:caps w:val="0"/>
          <w:color w:val="auto"/>
          <w:sz w:val="20"/>
          <w:szCs w:val="20"/>
        </w:rPr>
      </w:pPr>
      <w:hyperlink w:anchor="_Toc181263080" w:history="1">
        <w:r w:rsidR="00EC5950" w:rsidRPr="00EC5950">
          <w:rPr>
            <w:rStyle w:val="afc"/>
            <w:rFonts w:eastAsiaTheme="majorEastAsia"/>
            <w:i/>
            <w:iCs/>
            <w:sz w:val="20"/>
            <w:szCs w:val="20"/>
            <w:lang w:val="en-US"/>
          </w:rPr>
          <w:t xml:space="preserve">7.2.2 </w:t>
        </w:r>
        <w:r w:rsidR="00EC5950" w:rsidRPr="00EC5950">
          <w:rPr>
            <w:rStyle w:val="afc"/>
            <w:rFonts w:eastAsiaTheme="majorEastAsia"/>
            <w:i/>
            <w:iCs/>
            <w:sz w:val="20"/>
            <w:szCs w:val="20"/>
          </w:rPr>
          <w:t>Процесс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_Toc181263080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3E9C6888" w14:textId="29646F32" w:rsidR="00EC5950" w:rsidRPr="00EC5950" w:rsidRDefault="003D4DAD">
      <w:pPr>
        <w:pStyle w:val="11"/>
        <w:rPr>
          <w:rFonts w:asciiTheme="minorHAnsi" w:hAnsiTheme="minorHAnsi" w:cstheme="minorBidi"/>
          <w:b w:val="0"/>
          <w:bCs w:val="0"/>
          <w:caps w:val="0"/>
          <w:color w:val="auto"/>
          <w:sz w:val="20"/>
          <w:szCs w:val="20"/>
        </w:rPr>
      </w:pPr>
      <w:hyperlink w:anchor="_Toc181263081" w:history="1">
        <w:r w:rsidR="00EC5950" w:rsidRPr="00EC5950">
          <w:rPr>
            <w:rStyle w:val="afc"/>
            <w:rFonts w:eastAsiaTheme="majorEastAsia"/>
            <w:i/>
            <w:iCs/>
            <w:sz w:val="20"/>
            <w:szCs w:val="20"/>
          </w:rPr>
          <w:t>7.2.3 Формирование отчетов о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_Toc181263081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116306C5" w14:textId="052D8DC5" w:rsidR="00EC5950" w:rsidRPr="00EC5950" w:rsidRDefault="003D4DAD">
      <w:pPr>
        <w:pStyle w:val="11"/>
        <w:rPr>
          <w:rFonts w:asciiTheme="minorHAnsi" w:hAnsiTheme="minorHAnsi" w:cstheme="minorBidi"/>
          <w:b w:val="0"/>
          <w:bCs w:val="0"/>
          <w:caps w:val="0"/>
          <w:color w:val="auto"/>
          <w:sz w:val="20"/>
          <w:szCs w:val="20"/>
        </w:rPr>
      </w:pPr>
      <w:hyperlink w:anchor="_Toc181263082" w:history="1">
        <w:r w:rsidR="00EC5950" w:rsidRPr="00EC5950">
          <w:rPr>
            <w:rStyle w:val="afc"/>
            <w:i/>
            <w:iCs/>
            <w:sz w:val="20"/>
            <w:szCs w:val="20"/>
          </w:rPr>
          <w:t>7.2.4 Итоги инвентаризации: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_Toc181263082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1F07737C" w14:textId="51BC0219" w:rsidR="00EC5950" w:rsidRPr="00EC5950" w:rsidRDefault="003D4DAD">
      <w:pPr>
        <w:pStyle w:val="11"/>
        <w:rPr>
          <w:rFonts w:asciiTheme="minorHAnsi" w:hAnsiTheme="minorHAnsi" w:cstheme="minorBidi"/>
          <w:b w:val="0"/>
          <w:bCs w:val="0"/>
          <w:caps w:val="0"/>
          <w:color w:val="auto"/>
          <w:sz w:val="20"/>
          <w:szCs w:val="20"/>
        </w:rPr>
      </w:pPr>
      <w:hyperlink w:anchor="_Toc181263083" w:history="1">
        <w:r w:rsidR="00EC5950" w:rsidRPr="00EC5950">
          <w:rPr>
            <w:rStyle w:val="afc"/>
            <w:rFonts w:eastAsiaTheme="majorEastAsia"/>
            <w:i/>
            <w:iCs/>
            <w:sz w:val="20"/>
            <w:szCs w:val="20"/>
          </w:rPr>
          <w:t>7.2.5 Передача информации в 1С: УПП по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_Toc181263083 \h </w:instrText>
        </w:r>
        <w:r w:rsidR="00EC5950" w:rsidRPr="00EC5950">
          <w:rPr>
            <w:webHidden/>
            <w:sz w:val="20"/>
            <w:szCs w:val="20"/>
          </w:rPr>
        </w:r>
        <w:r w:rsidR="00EC5950" w:rsidRPr="00EC5950">
          <w:rPr>
            <w:webHidden/>
            <w:sz w:val="20"/>
            <w:szCs w:val="20"/>
          </w:rPr>
          <w:fldChar w:fldCharType="separate"/>
        </w:r>
        <w:r w:rsidR="005F6A9F">
          <w:rPr>
            <w:webHidden/>
            <w:sz w:val="20"/>
            <w:szCs w:val="20"/>
          </w:rPr>
          <w:t>31</w:t>
        </w:r>
        <w:r w:rsidR="00EC5950" w:rsidRPr="00EC5950">
          <w:rPr>
            <w:webHidden/>
            <w:sz w:val="20"/>
            <w:szCs w:val="20"/>
          </w:rPr>
          <w:fldChar w:fldCharType="end"/>
        </w:r>
      </w:hyperlink>
    </w:p>
    <w:p w14:paraId="7BE60D32" w14:textId="54B73102" w:rsidR="00EC5950" w:rsidRDefault="003D4DAD">
      <w:pPr>
        <w:pStyle w:val="11"/>
        <w:rPr>
          <w:rFonts w:asciiTheme="minorHAnsi" w:hAnsiTheme="minorHAnsi" w:cstheme="minorBidi"/>
          <w:b w:val="0"/>
          <w:bCs w:val="0"/>
          <w:caps w:val="0"/>
          <w:color w:val="auto"/>
          <w:sz w:val="22"/>
          <w:szCs w:val="22"/>
        </w:rPr>
      </w:pPr>
      <w:hyperlink w:anchor="_Toc181263084" w:history="1">
        <w:r w:rsidR="00EC5950" w:rsidRPr="00EC5950">
          <w:rPr>
            <w:rStyle w:val="afc"/>
            <w:rFonts w:eastAsiaTheme="majorEastAsia"/>
            <w:i/>
            <w:iCs/>
            <w:sz w:val="20"/>
            <w:szCs w:val="20"/>
          </w:rPr>
          <w:t>7.2.6 Формирование отчетов о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_Toc181263084 \h </w:instrText>
        </w:r>
        <w:r w:rsidR="00EC5950" w:rsidRPr="00EC5950">
          <w:rPr>
            <w:webHidden/>
            <w:sz w:val="20"/>
            <w:szCs w:val="20"/>
          </w:rPr>
        </w:r>
        <w:r w:rsidR="00EC5950" w:rsidRPr="00EC5950">
          <w:rPr>
            <w:webHidden/>
            <w:sz w:val="20"/>
            <w:szCs w:val="20"/>
          </w:rPr>
          <w:fldChar w:fldCharType="separate"/>
        </w:r>
        <w:r w:rsidR="005F6A9F">
          <w:rPr>
            <w:webHidden/>
            <w:sz w:val="20"/>
            <w:szCs w:val="20"/>
          </w:rPr>
          <w:t>31</w:t>
        </w:r>
        <w:r w:rsidR="00EC5950" w:rsidRPr="00EC5950">
          <w:rPr>
            <w:webHidden/>
            <w:sz w:val="20"/>
            <w:szCs w:val="20"/>
          </w:rPr>
          <w:fldChar w:fldCharType="end"/>
        </w:r>
      </w:hyperlink>
    </w:p>
    <w:p w14:paraId="7AAB0C9C" w14:textId="43953D5C" w:rsidR="00AA2E50" w:rsidRPr="00EF6AE5" w:rsidRDefault="00F364F3" w:rsidP="00F979FF">
      <w:pPr>
        <w:tabs>
          <w:tab w:val="left" w:pos="567"/>
        </w:tabs>
        <w:jc w:val="both"/>
        <w:rPr>
          <w:rFonts w:ascii="Times New Roman" w:hAnsi="Times New Roman" w:cs="Times New Roman"/>
          <w:color w:val="0F0D29" w:themeColor="text1"/>
          <w:sz w:val="20"/>
          <w:szCs w:val="20"/>
        </w:rPr>
      </w:pPr>
      <w:r w:rsidRPr="00EF6AE5">
        <w:rPr>
          <w:rFonts w:ascii="Times New Roman" w:hAnsi="Times New Roman" w:cs="Times New Roman"/>
          <w:color w:val="0F0D29" w:themeColor="text1"/>
          <w:sz w:val="20"/>
          <w:szCs w:val="20"/>
        </w:rPr>
        <w:fldChar w:fldCharType="end"/>
      </w:r>
    </w:p>
    <w:p w14:paraId="2BDE941E" w14:textId="77777777" w:rsidR="00425A51" w:rsidRPr="00BC6FB3" w:rsidRDefault="00260370" w:rsidP="00994DE1">
      <w:pPr>
        <w:pStyle w:val="1"/>
        <w:spacing w:before="0" w:after="0" w:line="240" w:lineRule="auto"/>
        <w:jc w:val="both"/>
        <w:rPr>
          <w:rFonts w:ascii="Times New Roman" w:eastAsia="Times New Roman" w:hAnsi="Times New Roman" w:cs="Times New Roman"/>
          <w:color w:val="auto"/>
          <w:sz w:val="24"/>
          <w:szCs w:val="24"/>
        </w:rPr>
      </w:pPr>
      <w:r w:rsidRPr="00775C9B">
        <w:rPr>
          <w:rFonts w:ascii="Times New Roman" w:hAnsi="Times New Roman" w:cs="Times New Roman"/>
          <w:color w:val="0F0D29" w:themeColor="text1"/>
          <w:sz w:val="20"/>
          <w:szCs w:val="20"/>
        </w:rPr>
        <w:br w:type="page"/>
      </w:r>
      <w:bookmarkStart w:id="0" w:name="_Toc178699206"/>
      <w:bookmarkStart w:id="1" w:name="_Toc178715492"/>
      <w:bookmarkStart w:id="2" w:name="_Toc181263014"/>
      <w:r w:rsidR="00425A51" w:rsidRPr="00BC6FB3">
        <w:rPr>
          <w:rFonts w:ascii="Times New Roman" w:eastAsia="Times New Roman" w:hAnsi="Times New Roman" w:cs="Times New Roman"/>
          <w:smallCaps/>
          <w:color w:val="auto"/>
          <w:sz w:val="24"/>
          <w:szCs w:val="24"/>
        </w:rPr>
        <w:lastRenderedPageBreak/>
        <w:t>1. ОБЩИЕ СВЕДЕНИЯ</w:t>
      </w:r>
      <w:bookmarkEnd w:id="0"/>
      <w:bookmarkEnd w:id="1"/>
      <w:bookmarkEnd w:id="2"/>
    </w:p>
    <w:p w14:paraId="14E5097C" w14:textId="77777777" w:rsidR="00425A51" w:rsidRPr="00BC6FB3" w:rsidRDefault="00425A51" w:rsidP="00425A51">
      <w:pPr>
        <w:pStyle w:val="1"/>
        <w:spacing w:before="0" w:after="0" w:line="240" w:lineRule="auto"/>
        <w:rPr>
          <w:rFonts w:ascii="Times New Roman" w:hAnsi="Times New Roman" w:cs="Times New Roman"/>
          <w:bCs/>
          <w:color w:val="auto"/>
          <w:sz w:val="24"/>
          <w:szCs w:val="24"/>
        </w:rPr>
      </w:pPr>
      <w:bookmarkStart w:id="3" w:name="_Toc178715493"/>
      <w:bookmarkStart w:id="4" w:name="_Toc181263015"/>
      <w:r w:rsidRPr="00BC6FB3">
        <w:rPr>
          <w:rFonts w:ascii="Times New Roman" w:hAnsi="Times New Roman" w:cs="Times New Roman"/>
          <w:bCs/>
          <w:color w:val="auto"/>
          <w:sz w:val="24"/>
          <w:szCs w:val="24"/>
        </w:rPr>
        <w:t>1.1 Термины, определения и сокращения</w:t>
      </w:r>
      <w:bookmarkEnd w:id="3"/>
      <w:bookmarkEnd w:id="4"/>
    </w:p>
    <w:tbl>
      <w:tblPr>
        <w:tblStyle w:val="60"/>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9"/>
        <w:gridCol w:w="8046"/>
      </w:tblGrid>
      <w:tr w:rsidR="00425A51" w:rsidRPr="00BC6FB3" w14:paraId="7944EF2D" w14:textId="77777777" w:rsidTr="00425A51">
        <w:trPr>
          <w:trHeight w:val="126"/>
        </w:trPr>
        <w:tc>
          <w:tcPr>
            <w:tcW w:w="2019" w:type="dxa"/>
            <w:shd w:val="clear" w:color="auto" w:fill="auto"/>
          </w:tcPr>
          <w:p w14:paraId="31A99192" w14:textId="77777777" w:rsidR="00425A51" w:rsidRPr="002D731D" w:rsidRDefault="00425A51" w:rsidP="00425A51">
            <w:pPr>
              <w:rPr>
                <w:color w:val="auto"/>
                <w:sz w:val="24"/>
                <w:szCs w:val="24"/>
                <w:lang w:val="en-US"/>
              </w:rPr>
            </w:pPr>
            <w:r w:rsidRPr="002D731D">
              <w:rPr>
                <w:color w:val="auto"/>
                <w:sz w:val="24"/>
                <w:szCs w:val="24"/>
                <w:lang w:val="en-US"/>
              </w:rPr>
              <w:t xml:space="preserve">FIFO </w:t>
            </w:r>
          </w:p>
        </w:tc>
        <w:tc>
          <w:tcPr>
            <w:tcW w:w="8046" w:type="dxa"/>
            <w:shd w:val="clear" w:color="auto" w:fill="auto"/>
          </w:tcPr>
          <w:p w14:paraId="5142585E" w14:textId="77777777" w:rsidR="00425A51" w:rsidRPr="002D731D" w:rsidRDefault="00425A51" w:rsidP="00425A51">
            <w:pPr>
              <w:rPr>
                <w:b w:val="0"/>
                <w:bCs/>
                <w:color w:val="auto"/>
                <w:sz w:val="24"/>
                <w:szCs w:val="24"/>
                <w:lang w:val="en-US"/>
              </w:rPr>
            </w:pPr>
            <w:r w:rsidRPr="002D731D">
              <w:rPr>
                <w:b w:val="0"/>
                <w:bCs/>
                <w:color w:val="auto"/>
                <w:sz w:val="24"/>
                <w:szCs w:val="24"/>
                <w:lang w:val="en-US"/>
              </w:rPr>
              <w:t>First In, First Out</w:t>
            </w:r>
          </w:p>
        </w:tc>
      </w:tr>
      <w:tr w:rsidR="00425A51" w:rsidRPr="00475B5A" w14:paraId="5785FD84" w14:textId="77777777" w:rsidTr="00425A51">
        <w:trPr>
          <w:trHeight w:val="280"/>
        </w:trPr>
        <w:tc>
          <w:tcPr>
            <w:tcW w:w="2019" w:type="dxa"/>
            <w:shd w:val="clear" w:color="auto" w:fill="auto"/>
          </w:tcPr>
          <w:p w14:paraId="69EA1674" w14:textId="77777777" w:rsidR="00425A51" w:rsidRPr="002D731D" w:rsidRDefault="00425A51" w:rsidP="00425A51">
            <w:pPr>
              <w:rPr>
                <w:color w:val="auto"/>
                <w:sz w:val="24"/>
                <w:szCs w:val="24"/>
              </w:rPr>
            </w:pPr>
            <w:r w:rsidRPr="002D731D">
              <w:rPr>
                <w:color w:val="auto"/>
                <w:sz w:val="24"/>
                <w:szCs w:val="24"/>
              </w:rPr>
              <w:t>RFID</w:t>
            </w:r>
          </w:p>
        </w:tc>
        <w:tc>
          <w:tcPr>
            <w:tcW w:w="8046" w:type="dxa"/>
            <w:shd w:val="clear" w:color="auto" w:fill="auto"/>
          </w:tcPr>
          <w:p w14:paraId="546C3DA6" w14:textId="77777777" w:rsidR="00425A51" w:rsidRPr="002D731D" w:rsidRDefault="00425A51" w:rsidP="00425A51">
            <w:pPr>
              <w:rPr>
                <w:b w:val="0"/>
                <w:bCs/>
                <w:color w:val="auto"/>
                <w:sz w:val="24"/>
                <w:szCs w:val="24"/>
                <w:lang w:val="en-US"/>
              </w:rPr>
            </w:pPr>
            <w:r w:rsidRPr="002D731D">
              <w:rPr>
                <w:b w:val="0"/>
                <w:bCs/>
                <w:color w:val="auto"/>
                <w:sz w:val="24"/>
                <w:szCs w:val="24"/>
                <w:lang w:val="en-US"/>
              </w:rPr>
              <w:t>Radio Frequency Identificator (</w:t>
            </w:r>
            <w:r w:rsidRPr="002D731D">
              <w:rPr>
                <w:b w:val="0"/>
                <w:bCs/>
                <w:color w:val="auto"/>
                <w:sz w:val="24"/>
                <w:szCs w:val="24"/>
              </w:rPr>
              <w:t>Радиочастотный</w:t>
            </w:r>
            <w:r w:rsidRPr="002D731D">
              <w:rPr>
                <w:b w:val="0"/>
                <w:bCs/>
                <w:color w:val="auto"/>
                <w:sz w:val="24"/>
                <w:szCs w:val="24"/>
                <w:lang w:val="en-US"/>
              </w:rPr>
              <w:t xml:space="preserve"> </w:t>
            </w:r>
            <w:r w:rsidRPr="002D731D">
              <w:rPr>
                <w:b w:val="0"/>
                <w:bCs/>
                <w:color w:val="auto"/>
                <w:sz w:val="24"/>
                <w:szCs w:val="24"/>
              </w:rPr>
              <w:t>идентификатор</w:t>
            </w:r>
            <w:r w:rsidRPr="002D731D">
              <w:rPr>
                <w:b w:val="0"/>
                <w:bCs/>
                <w:color w:val="auto"/>
                <w:sz w:val="24"/>
                <w:szCs w:val="24"/>
                <w:lang w:val="en-US"/>
              </w:rPr>
              <w:t>)</w:t>
            </w:r>
          </w:p>
        </w:tc>
      </w:tr>
      <w:tr w:rsidR="00425A51" w:rsidRPr="00BC6FB3" w14:paraId="3FBF5CB5" w14:textId="77777777" w:rsidTr="00425A51">
        <w:tc>
          <w:tcPr>
            <w:tcW w:w="2019" w:type="dxa"/>
            <w:shd w:val="clear" w:color="auto" w:fill="auto"/>
          </w:tcPr>
          <w:p w14:paraId="1DFDA4EA" w14:textId="77777777" w:rsidR="00425A51" w:rsidRPr="002D731D" w:rsidRDefault="00425A51" w:rsidP="00425A51">
            <w:pPr>
              <w:rPr>
                <w:color w:val="auto"/>
                <w:sz w:val="24"/>
                <w:szCs w:val="24"/>
              </w:rPr>
            </w:pPr>
            <w:r w:rsidRPr="002D731D">
              <w:rPr>
                <w:color w:val="auto"/>
                <w:sz w:val="24"/>
                <w:szCs w:val="24"/>
              </w:rPr>
              <w:t>АРМ</w:t>
            </w:r>
          </w:p>
        </w:tc>
        <w:tc>
          <w:tcPr>
            <w:tcW w:w="8046" w:type="dxa"/>
            <w:shd w:val="clear" w:color="auto" w:fill="auto"/>
          </w:tcPr>
          <w:p w14:paraId="26AC6C31" w14:textId="77777777" w:rsidR="00425A51" w:rsidRPr="002D731D" w:rsidRDefault="00425A51" w:rsidP="00425A51">
            <w:pPr>
              <w:rPr>
                <w:b w:val="0"/>
                <w:bCs/>
                <w:color w:val="auto"/>
                <w:sz w:val="24"/>
                <w:szCs w:val="24"/>
              </w:rPr>
            </w:pPr>
            <w:r w:rsidRPr="002D731D">
              <w:rPr>
                <w:b w:val="0"/>
                <w:bCs/>
                <w:color w:val="auto"/>
                <w:sz w:val="24"/>
                <w:szCs w:val="24"/>
              </w:rPr>
              <w:t>Автоматизированное рабочее место</w:t>
            </w:r>
          </w:p>
        </w:tc>
      </w:tr>
      <w:tr w:rsidR="00425A51" w:rsidRPr="00BC6FB3" w14:paraId="475FB1FA" w14:textId="77777777" w:rsidTr="002D731D">
        <w:trPr>
          <w:trHeight w:val="50"/>
        </w:trPr>
        <w:tc>
          <w:tcPr>
            <w:tcW w:w="2019" w:type="dxa"/>
            <w:shd w:val="clear" w:color="auto" w:fill="auto"/>
          </w:tcPr>
          <w:p w14:paraId="2B545B7B" w14:textId="77777777" w:rsidR="00425A51" w:rsidRPr="002D731D" w:rsidRDefault="00425A51" w:rsidP="00425A51">
            <w:pPr>
              <w:rPr>
                <w:color w:val="auto"/>
                <w:sz w:val="24"/>
                <w:szCs w:val="24"/>
              </w:rPr>
            </w:pPr>
            <w:r w:rsidRPr="002D731D">
              <w:rPr>
                <w:color w:val="auto"/>
                <w:sz w:val="24"/>
                <w:szCs w:val="24"/>
              </w:rPr>
              <w:t>АСКОУ</w:t>
            </w:r>
          </w:p>
        </w:tc>
        <w:tc>
          <w:tcPr>
            <w:tcW w:w="8046" w:type="dxa"/>
            <w:shd w:val="clear" w:color="auto" w:fill="auto"/>
          </w:tcPr>
          <w:p w14:paraId="5E463B59" w14:textId="77777777" w:rsidR="00425A51" w:rsidRPr="002D731D" w:rsidRDefault="00425A51" w:rsidP="00425A51">
            <w:pPr>
              <w:rPr>
                <w:b w:val="0"/>
                <w:bCs/>
                <w:color w:val="auto"/>
                <w:sz w:val="24"/>
                <w:szCs w:val="24"/>
              </w:rPr>
            </w:pPr>
            <w:r w:rsidRPr="002D731D">
              <w:rPr>
                <w:b w:val="0"/>
                <w:bCs/>
                <w:color w:val="auto"/>
                <w:sz w:val="24"/>
                <w:szCs w:val="24"/>
              </w:rPr>
              <w:t>Автоматизированная система оперативного контроля и учета</w:t>
            </w:r>
          </w:p>
        </w:tc>
      </w:tr>
      <w:tr w:rsidR="00425A51" w:rsidRPr="00BC6FB3" w14:paraId="6C7C5A5A" w14:textId="77777777" w:rsidTr="00425A51">
        <w:tc>
          <w:tcPr>
            <w:tcW w:w="2019" w:type="dxa"/>
            <w:shd w:val="clear" w:color="auto" w:fill="auto"/>
          </w:tcPr>
          <w:p w14:paraId="3D3BAC32" w14:textId="77777777" w:rsidR="00425A51" w:rsidRPr="00BC6FB3" w:rsidRDefault="00425A51" w:rsidP="00425A51">
            <w:pPr>
              <w:rPr>
                <w:color w:val="auto"/>
                <w:sz w:val="24"/>
                <w:szCs w:val="24"/>
              </w:rPr>
            </w:pPr>
            <w:r w:rsidRPr="00BC6FB3">
              <w:rPr>
                <w:color w:val="auto"/>
                <w:sz w:val="24"/>
                <w:szCs w:val="24"/>
              </w:rPr>
              <w:t>БД</w:t>
            </w:r>
          </w:p>
        </w:tc>
        <w:tc>
          <w:tcPr>
            <w:tcW w:w="8046" w:type="dxa"/>
            <w:shd w:val="clear" w:color="auto" w:fill="auto"/>
          </w:tcPr>
          <w:p w14:paraId="3549D4FA" w14:textId="77777777" w:rsidR="00425A51" w:rsidRPr="00BC6FB3" w:rsidRDefault="00425A51" w:rsidP="00425A51">
            <w:pPr>
              <w:rPr>
                <w:b w:val="0"/>
                <w:bCs/>
                <w:color w:val="auto"/>
                <w:sz w:val="24"/>
                <w:szCs w:val="24"/>
              </w:rPr>
            </w:pPr>
            <w:r w:rsidRPr="00BC6FB3">
              <w:rPr>
                <w:b w:val="0"/>
                <w:bCs/>
                <w:color w:val="auto"/>
                <w:sz w:val="24"/>
                <w:szCs w:val="24"/>
              </w:rPr>
              <w:t>База данных</w:t>
            </w:r>
          </w:p>
        </w:tc>
      </w:tr>
      <w:tr w:rsidR="00425A51" w:rsidRPr="00BC6FB3" w14:paraId="44B77A21" w14:textId="77777777" w:rsidTr="00425A51">
        <w:trPr>
          <w:trHeight w:val="126"/>
        </w:trPr>
        <w:tc>
          <w:tcPr>
            <w:tcW w:w="2019" w:type="dxa"/>
            <w:shd w:val="clear" w:color="auto" w:fill="auto"/>
          </w:tcPr>
          <w:p w14:paraId="79A31F3C" w14:textId="0EE21170" w:rsidR="00425A51" w:rsidRPr="004C3BD3" w:rsidRDefault="004C3BD3" w:rsidP="00425A51">
            <w:pPr>
              <w:rPr>
                <w:color w:val="auto"/>
                <w:sz w:val="24"/>
                <w:szCs w:val="24"/>
              </w:rPr>
            </w:pPr>
            <w:r>
              <w:rPr>
                <w:color w:val="auto"/>
                <w:sz w:val="24"/>
                <w:szCs w:val="24"/>
              </w:rPr>
              <w:t>Ед. измерения</w:t>
            </w:r>
          </w:p>
        </w:tc>
        <w:tc>
          <w:tcPr>
            <w:tcW w:w="8046" w:type="dxa"/>
            <w:shd w:val="clear" w:color="auto" w:fill="auto"/>
          </w:tcPr>
          <w:p w14:paraId="01F23A69" w14:textId="77777777" w:rsidR="00425A51" w:rsidRPr="00BC6FB3" w:rsidRDefault="00425A51" w:rsidP="00425A51">
            <w:pPr>
              <w:rPr>
                <w:b w:val="0"/>
                <w:bCs/>
                <w:color w:val="auto"/>
                <w:sz w:val="24"/>
                <w:szCs w:val="24"/>
              </w:rPr>
            </w:pPr>
            <w:r w:rsidRPr="00BC6FB3">
              <w:rPr>
                <w:b w:val="0"/>
                <w:bCs/>
                <w:color w:val="auto"/>
                <w:sz w:val="24"/>
                <w:szCs w:val="24"/>
              </w:rPr>
              <w:t>Единица измерения</w:t>
            </w:r>
          </w:p>
        </w:tc>
      </w:tr>
      <w:tr w:rsidR="00425A51" w:rsidRPr="00BC6FB3" w14:paraId="68E48FE7" w14:textId="77777777" w:rsidTr="00425A51">
        <w:tc>
          <w:tcPr>
            <w:tcW w:w="2019" w:type="dxa"/>
            <w:shd w:val="clear" w:color="auto" w:fill="auto"/>
          </w:tcPr>
          <w:p w14:paraId="2248F60B" w14:textId="77777777" w:rsidR="00425A51" w:rsidRPr="00BC6FB3" w:rsidRDefault="00425A51" w:rsidP="00425A51">
            <w:pPr>
              <w:rPr>
                <w:color w:val="auto"/>
                <w:sz w:val="24"/>
                <w:szCs w:val="24"/>
              </w:rPr>
            </w:pPr>
            <w:r w:rsidRPr="00BC6FB3">
              <w:rPr>
                <w:color w:val="auto"/>
                <w:sz w:val="24"/>
                <w:szCs w:val="24"/>
              </w:rPr>
              <w:t>ИС</w:t>
            </w:r>
          </w:p>
        </w:tc>
        <w:tc>
          <w:tcPr>
            <w:tcW w:w="8046" w:type="dxa"/>
            <w:shd w:val="clear" w:color="auto" w:fill="auto"/>
          </w:tcPr>
          <w:p w14:paraId="6413DBCF" w14:textId="77777777" w:rsidR="00425A51" w:rsidRPr="00BC6FB3" w:rsidRDefault="00425A51" w:rsidP="00425A51">
            <w:pPr>
              <w:rPr>
                <w:b w:val="0"/>
                <w:bCs/>
                <w:color w:val="auto"/>
                <w:sz w:val="24"/>
                <w:szCs w:val="24"/>
              </w:rPr>
            </w:pPr>
            <w:r w:rsidRPr="00BC6FB3">
              <w:rPr>
                <w:b w:val="0"/>
                <w:bCs/>
                <w:color w:val="auto"/>
                <w:sz w:val="24"/>
                <w:szCs w:val="24"/>
              </w:rPr>
              <w:t>Информационная система</w:t>
            </w:r>
          </w:p>
        </w:tc>
      </w:tr>
      <w:tr w:rsidR="00425A51" w:rsidRPr="00BC6FB3" w14:paraId="5596CD72" w14:textId="77777777" w:rsidTr="00425A51">
        <w:tc>
          <w:tcPr>
            <w:tcW w:w="2019" w:type="dxa"/>
            <w:shd w:val="clear" w:color="auto" w:fill="auto"/>
          </w:tcPr>
          <w:p w14:paraId="23718CDA" w14:textId="77777777" w:rsidR="00425A51" w:rsidRPr="00BC6FB3" w:rsidRDefault="00425A51" w:rsidP="00425A51">
            <w:pPr>
              <w:rPr>
                <w:color w:val="auto"/>
                <w:sz w:val="24"/>
                <w:szCs w:val="24"/>
              </w:rPr>
            </w:pPr>
            <w:r w:rsidRPr="00BC6FB3">
              <w:rPr>
                <w:color w:val="auto"/>
                <w:sz w:val="24"/>
                <w:szCs w:val="24"/>
              </w:rPr>
              <w:t>ЛВС</w:t>
            </w:r>
          </w:p>
        </w:tc>
        <w:tc>
          <w:tcPr>
            <w:tcW w:w="8046" w:type="dxa"/>
            <w:shd w:val="clear" w:color="auto" w:fill="auto"/>
          </w:tcPr>
          <w:p w14:paraId="56354B4E" w14:textId="77777777" w:rsidR="00425A51" w:rsidRPr="00BC6FB3" w:rsidRDefault="00425A51" w:rsidP="00425A51">
            <w:pPr>
              <w:rPr>
                <w:b w:val="0"/>
                <w:bCs/>
                <w:color w:val="auto"/>
                <w:sz w:val="24"/>
                <w:szCs w:val="24"/>
              </w:rPr>
            </w:pPr>
            <w:r w:rsidRPr="00BC6FB3">
              <w:rPr>
                <w:b w:val="0"/>
                <w:bCs/>
                <w:color w:val="auto"/>
                <w:sz w:val="24"/>
                <w:szCs w:val="24"/>
              </w:rPr>
              <w:t>Локальная вычислительная сеть</w:t>
            </w:r>
          </w:p>
        </w:tc>
      </w:tr>
      <w:tr w:rsidR="0059602B" w:rsidRPr="00F408ED" w14:paraId="0ACA0A4C" w14:textId="77777777" w:rsidTr="00425A51">
        <w:tc>
          <w:tcPr>
            <w:tcW w:w="2019" w:type="dxa"/>
            <w:shd w:val="clear" w:color="auto" w:fill="auto"/>
          </w:tcPr>
          <w:p w14:paraId="3E205A11" w14:textId="59ADF83D" w:rsidR="0059602B" w:rsidRPr="00F408ED" w:rsidRDefault="0059602B" w:rsidP="0059602B">
            <w:pPr>
              <w:rPr>
                <w:color w:val="auto"/>
                <w:sz w:val="24"/>
                <w:szCs w:val="24"/>
              </w:rPr>
            </w:pPr>
            <w:r w:rsidRPr="00F408ED">
              <w:rPr>
                <w:color w:val="auto"/>
                <w:sz w:val="24"/>
                <w:szCs w:val="24"/>
              </w:rPr>
              <w:t>1С:УПП</w:t>
            </w:r>
          </w:p>
        </w:tc>
        <w:tc>
          <w:tcPr>
            <w:tcW w:w="8046" w:type="dxa"/>
            <w:shd w:val="clear" w:color="auto" w:fill="auto"/>
          </w:tcPr>
          <w:p w14:paraId="7A2C2666" w14:textId="021932B3" w:rsidR="0059602B" w:rsidRPr="00F408ED" w:rsidRDefault="0059602B" w:rsidP="0059602B">
            <w:pPr>
              <w:rPr>
                <w:b w:val="0"/>
                <w:bCs/>
                <w:color w:val="auto"/>
                <w:sz w:val="24"/>
                <w:szCs w:val="24"/>
              </w:rPr>
            </w:pPr>
            <w:r w:rsidRPr="00F408ED">
              <w:rPr>
                <w:b w:val="0"/>
                <w:bCs/>
                <w:color w:val="auto"/>
                <w:sz w:val="24"/>
                <w:szCs w:val="24"/>
              </w:rPr>
              <w:t>1С: Предприятие 8.3. Управление производственным предприятием для Казахстана</w:t>
            </w:r>
          </w:p>
        </w:tc>
      </w:tr>
      <w:tr w:rsidR="0059602B" w:rsidRPr="00F408ED" w14:paraId="775F2D09" w14:textId="77777777" w:rsidTr="00425A51">
        <w:trPr>
          <w:trHeight w:val="126"/>
        </w:trPr>
        <w:tc>
          <w:tcPr>
            <w:tcW w:w="2019" w:type="dxa"/>
            <w:shd w:val="clear" w:color="auto" w:fill="auto"/>
          </w:tcPr>
          <w:p w14:paraId="15546DA7" w14:textId="77777777" w:rsidR="0059602B" w:rsidRPr="00F408ED" w:rsidRDefault="0059602B" w:rsidP="0059602B">
            <w:pPr>
              <w:rPr>
                <w:color w:val="auto"/>
                <w:sz w:val="24"/>
                <w:szCs w:val="24"/>
              </w:rPr>
            </w:pPr>
            <w:r w:rsidRPr="00F408ED">
              <w:rPr>
                <w:color w:val="auto"/>
                <w:sz w:val="24"/>
                <w:szCs w:val="24"/>
              </w:rPr>
              <w:t>МОЛ</w:t>
            </w:r>
          </w:p>
        </w:tc>
        <w:tc>
          <w:tcPr>
            <w:tcW w:w="8046" w:type="dxa"/>
            <w:shd w:val="clear" w:color="auto" w:fill="auto"/>
          </w:tcPr>
          <w:p w14:paraId="62FF4DF9" w14:textId="77777777" w:rsidR="0059602B" w:rsidRPr="00F408ED" w:rsidRDefault="0059602B" w:rsidP="0059602B">
            <w:pPr>
              <w:rPr>
                <w:b w:val="0"/>
                <w:bCs/>
                <w:color w:val="auto"/>
                <w:sz w:val="24"/>
                <w:szCs w:val="24"/>
              </w:rPr>
            </w:pPr>
            <w:r w:rsidRPr="00F408ED">
              <w:rPr>
                <w:b w:val="0"/>
                <w:bCs/>
                <w:color w:val="auto"/>
                <w:sz w:val="24"/>
                <w:szCs w:val="24"/>
              </w:rPr>
              <w:t>Материально-ответственное лицо</w:t>
            </w:r>
          </w:p>
        </w:tc>
      </w:tr>
      <w:tr w:rsidR="0059602B" w:rsidRPr="00F408ED" w14:paraId="53010671" w14:textId="77777777" w:rsidTr="00425A51">
        <w:trPr>
          <w:trHeight w:val="126"/>
        </w:trPr>
        <w:tc>
          <w:tcPr>
            <w:tcW w:w="2019" w:type="dxa"/>
            <w:shd w:val="clear" w:color="auto" w:fill="auto"/>
          </w:tcPr>
          <w:p w14:paraId="194F9B79" w14:textId="77777777" w:rsidR="0059602B" w:rsidRPr="00F408ED" w:rsidRDefault="0059602B" w:rsidP="0059602B">
            <w:pPr>
              <w:rPr>
                <w:color w:val="auto"/>
                <w:sz w:val="24"/>
                <w:szCs w:val="24"/>
              </w:rPr>
            </w:pPr>
            <w:r w:rsidRPr="00F408ED">
              <w:rPr>
                <w:color w:val="auto"/>
                <w:sz w:val="24"/>
                <w:szCs w:val="24"/>
              </w:rPr>
              <w:t>ОС</w:t>
            </w:r>
          </w:p>
        </w:tc>
        <w:tc>
          <w:tcPr>
            <w:tcW w:w="8046" w:type="dxa"/>
            <w:shd w:val="clear" w:color="auto" w:fill="auto"/>
          </w:tcPr>
          <w:p w14:paraId="1E0C2556" w14:textId="77777777" w:rsidR="0059602B" w:rsidRPr="00F408ED" w:rsidRDefault="0059602B" w:rsidP="0059602B">
            <w:pPr>
              <w:rPr>
                <w:b w:val="0"/>
                <w:bCs/>
                <w:color w:val="auto"/>
                <w:sz w:val="24"/>
                <w:szCs w:val="24"/>
              </w:rPr>
            </w:pPr>
            <w:r w:rsidRPr="00F408ED">
              <w:rPr>
                <w:b w:val="0"/>
                <w:bCs/>
                <w:color w:val="auto"/>
                <w:sz w:val="24"/>
                <w:szCs w:val="24"/>
              </w:rPr>
              <w:t>Основные средства</w:t>
            </w:r>
          </w:p>
        </w:tc>
      </w:tr>
      <w:tr w:rsidR="0059602B" w:rsidRPr="00F408ED" w14:paraId="07D0CEC0" w14:textId="77777777" w:rsidTr="00425A51">
        <w:tc>
          <w:tcPr>
            <w:tcW w:w="2019" w:type="dxa"/>
            <w:shd w:val="clear" w:color="auto" w:fill="auto"/>
          </w:tcPr>
          <w:p w14:paraId="696111B6" w14:textId="77777777" w:rsidR="0059602B" w:rsidRPr="00F408ED" w:rsidRDefault="0059602B" w:rsidP="0059602B">
            <w:pPr>
              <w:rPr>
                <w:color w:val="auto"/>
                <w:sz w:val="24"/>
                <w:szCs w:val="24"/>
              </w:rPr>
            </w:pPr>
            <w:r w:rsidRPr="00F408ED">
              <w:rPr>
                <w:color w:val="auto"/>
                <w:sz w:val="24"/>
                <w:szCs w:val="24"/>
              </w:rPr>
              <w:t>ПО</w:t>
            </w:r>
          </w:p>
        </w:tc>
        <w:tc>
          <w:tcPr>
            <w:tcW w:w="8046" w:type="dxa"/>
            <w:shd w:val="clear" w:color="auto" w:fill="auto"/>
          </w:tcPr>
          <w:p w14:paraId="4BF16C33" w14:textId="77777777" w:rsidR="0059602B" w:rsidRPr="00F408ED" w:rsidRDefault="0059602B" w:rsidP="0059602B">
            <w:pPr>
              <w:rPr>
                <w:b w:val="0"/>
                <w:bCs/>
                <w:color w:val="auto"/>
                <w:sz w:val="24"/>
                <w:szCs w:val="24"/>
              </w:rPr>
            </w:pPr>
            <w:r w:rsidRPr="00F408ED">
              <w:rPr>
                <w:b w:val="0"/>
                <w:bCs/>
                <w:color w:val="auto"/>
                <w:sz w:val="24"/>
                <w:szCs w:val="24"/>
              </w:rPr>
              <w:t>Программное обеспечение</w:t>
            </w:r>
          </w:p>
        </w:tc>
      </w:tr>
      <w:tr w:rsidR="0059602B" w:rsidRPr="00F408ED" w14:paraId="136986AB" w14:textId="77777777" w:rsidTr="00425A51">
        <w:trPr>
          <w:trHeight w:val="126"/>
        </w:trPr>
        <w:tc>
          <w:tcPr>
            <w:tcW w:w="2019" w:type="dxa"/>
            <w:shd w:val="clear" w:color="auto" w:fill="auto"/>
          </w:tcPr>
          <w:p w14:paraId="709856A4" w14:textId="77777777" w:rsidR="0059602B" w:rsidRPr="00F408ED" w:rsidRDefault="0059602B" w:rsidP="0059602B">
            <w:pPr>
              <w:rPr>
                <w:color w:val="auto"/>
                <w:sz w:val="24"/>
                <w:szCs w:val="24"/>
              </w:rPr>
            </w:pPr>
            <w:r w:rsidRPr="00F408ED">
              <w:rPr>
                <w:color w:val="auto"/>
                <w:sz w:val="24"/>
                <w:szCs w:val="24"/>
              </w:rPr>
              <w:t>СУ</w:t>
            </w:r>
          </w:p>
        </w:tc>
        <w:tc>
          <w:tcPr>
            <w:tcW w:w="8046" w:type="dxa"/>
            <w:shd w:val="clear" w:color="auto" w:fill="auto"/>
          </w:tcPr>
          <w:p w14:paraId="1F40C8F1" w14:textId="77777777" w:rsidR="0059602B" w:rsidRPr="00F408ED" w:rsidRDefault="0059602B" w:rsidP="0059602B">
            <w:pPr>
              <w:rPr>
                <w:b w:val="0"/>
                <w:bCs/>
                <w:color w:val="auto"/>
                <w:sz w:val="24"/>
                <w:szCs w:val="24"/>
              </w:rPr>
            </w:pPr>
            <w:r w:rsidRPr="00F408ED">
              <w:rPr>
                <w:b w:val="0"/>
                <w:bCs/>
                <w:color w:val="auto"/>
                <w:sz w:val="24"/>
                <w:szCs w:val="24"/>
              </w:rPr>
              <w:t>Складской учет</w:t>
            </w:r>
          </w:p>
        </w:tc>
      </w:tr>
      <w:tr w:rsidR="0059602B" w:rsidRPr="00F408ED" w14:paraId="3E2C689B" w14:textId="77777777" w:rsidTr="00425A51">
        <w:trPr>
          <w:trHeight w:val="126"/>
        </w:trPr>
        <w:tc>
          <w:tcPr>
            <w:tcW w:w="2019" w:type="dxa"/>
            <w:shd w:val="clear" w:color="auto" w:fill="auto"/>
          </w:tcPr>
          <w:p w14:paraId="0B06BE44" w14:textId="7A7CB2BB" w:rsidR="0059602B" w:rsidRPr="00F408ED" w:rsidRDefault="0059602B" w:rsidP="0059602B">
            <w:pPr>
              <w:rPr>
                <w:color w:val="auto"/>
                <w:sz w:val="24"/>
                <w:szCs w:val="24"/>
              </w:rPr>
            </w:pPr>
            <w:r w:rsidRPr="00F408ED">
              <w:rPr>
                <w:color w:val="auto"/>
                <w:sz w:val="24"/>
                <w:szCs w:val="24"/>
              </w:rPr>
              <w:t>АССУ</w:t>
            </w:r>
          </w:p>
        </w:tc>
        <w:tc>
          <w:tcPr>
            <w:tcW w:w="8046" w:type="dxa"/>
            <w:shd w:val="clear" w:color="auto" w:fill="auto"/>
          </w:tcPr>
          <w:p w14:paraId="1CBDF353" w14:textId="1CE1B323" w:rsidR="0059602B" w:rsidRPr="00F408ED" w:rsidRDefault="0059602B" w:rsidP="0059602B">
            <w:pPr>
              <w:rPr>
                <w:b w:val="0"/>
                <w:bCs/>
                <w:color w:val="auto"/>
                <w:sz w:val="24"/>
                <w:szCs w:val="24"/>
              </w:rPr>
            </w:pPr>
            <w:r w:rsidRPr="00F408ED">
              <w:rPr>
                <w:b w:val="0"/>
                <w:bCs/>
                <w:color w:val="auto"/>
                <w:sz w:val="24"/>
                <w:szCs w:val="24"/>
              </w:rPr>
              <w:t>Автоматизированная система складского учета</w:t>
            </w:r>
          </w:p>
        </w:tc>
      </w:tr>
      <w:tr w:rsidR="0059602B" w:rsidRPr="00F408ED" w14:paraId="0AD015A5" w14:textId="77777777" w:rsidTr="00425A51">
        <w:tc>
          <w:tcPr>
            <w:tcW w:w="2019" w:type="dxa"/>
            <w:shd w:val="clear" w:color="auto" w:fill="auto"/>
          </w:tcPr>
          <w:p w14:paraId="525FFBAD" w14:textId="77777777" w:rsidR="0059602B" w:rsidRPr="00F408ED" w:rsidRDefault="0059602B" w:rsidP="0059602B">
            <w:pPr>
              <w:rPr>
                <w:color w:val="auto"/>
                <w:sz w:val="24"/>
                <w:szCs w:val="24"/>
              </w:rPr>
            </w:pPr>
            <w:r w:rsidRPr="00F408ED">
              <w:rPr>
                <w:color w:val="auto"/>
                <w:sz w:val="24"/>
                <w:szCs w:val="24"/>
              </w:rPr>
              <w:t>ТЗ</w:t>
            </w:r>
          </w:p>
        </w:tc>
        <w:tc>
          <w:tcPr>
            <w:tcW w:w="8046" w:type="dxa"/>
            <w:shd w:val="clear" w:color="auto" w:fill="auto"/>
          </w:tcPr>
          <w:p w14:paraId="47470678" w14:textId="77777777" w:rsidR="0059602B" w:rsidRPr="00F408ED" w:rsidRDefault="0059602B" w:rsidP="0059602B">
            <w:pPr>
              <w:rPr>
                <w:b w:val="0"/>
                <w:bCs/>
                <w:color w:val="auto"/>
                <w:sz w:val="24"/>
                <w:szCs w:val="24"/>
              </w:rPr>
            </w:pPr>
            <w:r w:rsidRPr="00F408ED">
              <w:rPr>
                <w:b w:val="0"/>
                <w:bCs/>
                <w:color w:val="auto"/>
                <w:sz w:val="24"/>
                <w:szCs w:val="24"/>
              </w:rPr>
              <w:t>Техническое задание</w:t>
            </w:r>
          </w:p>
        </w:tc>
      </w:tr>
      <w:tr w:rsidR="0059602B" w:rsidRPr="00F408ED" w14:paraId="38D9260B" w14:textId="77777777" w:rsidTr="00425A51">
        <w:trPr>
          <w:trHeight w:val="126"/>
        </w:trPr>
        <w:tc>
          <w:tcPr>
            <w:tcW w:w="2019" w:type="dxa"/>
            <w:shd w:val="clear" w:color="auto" w:fill="auto"/>
          </w:tcPr>
          <w:p w14:paraId="6BDB0B91" w14:textId="77777777" w:rsidR="0059602B" w:rsidRPr="00F408ED" w:rsidRDefault="0059602B" w:rsidP="0059602B">
            <w:pPr>
              <w:rPr>
                <w:color w:val="auto"/>
                <w:sz w:val="24"/>
                <w:szCs w:val="24"/>
              </w:rPr>
            </w:pPr>
            <w:r w:rsidRPr="00F408ED">
              <w:rPr>
                <w:color w:val="auto"/>
                <w:sz w:val="24"/>
                <w:szCs w:val="24"/>
              </w:rPr>
              <w:t>ТМЦ</w:t>
            </w:r>
          </w:p>
        </w:tc>
        <w:tc>
          <w:tcPr>
            <w:tcW w:w="8046" w:type="dxa"/>
            <w:shd w:val="clear" w:color="auto" w:fill="auto"/>
          </w:tcPr>
          <w:p w14:paraId="4D57B575" w14:textId="77777777" w:rsidR="0059602B" w:rsidRPr="00F408ED" w:rsidRDefault="0059602B" w:rsidP="0059602B">
            <w:pPr>
              <w:rPr>
                <w:b w:val="0"/>
                <w:bCs/>
                <w:color w:val="auto"/>
                <w:sz w:val="24"/>
                <w:szCs w:val="24"/>
              </w:rPr>
            </w:pPr>
            <w:r w:rsidRPr="00F408ED">
              <w:rPr>
                <w:b w:val="0"/>
                <w:bCs/>
                <w:color w:val="auto"/>
                <w:sz w:val="24"/>
                <w:szCs w:val="24"/>
              </w:rPr>
              <w:t>Товарно-материальные ценности</w:t>
            </w:r>
          </w:p>
        </w:tc>
      </w:tr>
      <w:tr w:rsidR="0059602B" w:rsidRPr="00F408ED" w14:paraId="4E4AF3B1" w14:textId="77777777" w:rsidTr="00425A51">
        <w:trPr>
          <w:trHeight w:val="126"/>
        </w:trPr>
        <w:tc>
          <w:tcPr>
            <w:tcW w:w="2019" w:type="dxa"/>
            <w:shd w:val="clear" w:color="auto" w:fill="auto"/>
          </w:tcPr>
          <w:p w14:paraId="7D9533FB" w14:textId="77777777" w:rsidR="0059602B" w:rsidRPr="00CB17AF" w:rsidRDefault="0059602B" w:rsidP="0059602B">
            <w:pPr>
              <w:rPr>
                <w:color w:val="auto"/>
                <w:sz w:val="24"/>
                <w:szCs w:val="24"/>
              </w:rPr>
            </w:pPr>
            <w:r w:rsidRPr="00CB17AF">
              <w:rPr>
                <w:color w:val="auto"/>
                <w:sz w:val="24"/>
                <w:szCs w:val="24"/>
              </w:rPr>
              <w:t>УП</w:t>
            </w:r>
          </w:p>
        </w:tc>
        <w:tc>
          <w:tcPr>
            <w:tcW w:w="8046" w:type="dxa"/>
            <w:shd w:val="clear" w:color="auto" w:fill="auto"/>
          </w:tcPr>
          <w:p w14:paraId="5FF82908" w14:textId="77777777" w:rsidR="0059602B" w:rsidRPr="00CB17AF" w:rsidRDefault="0059602B" w:rsidP="0059602B">
            <w:pPr>
              <w:rPr>
                <w:b w:val="0"/>
                <w:bCs/>
                <w:color w:val="auto"/>
                <w:sz w:val="24"/>
                <w:szCs w:val="24"/>
              </w:rPr>
            </w:pPr>
            <w:r w:rsidRPr="00CB17AF">
              <w:rPr>
                <w:b w:val="0"/>
                <w:bCs/>
                <w:color w:val="auto"/>
                <w:sz w:val="24"/>
                <w:szCs w:val="24"/>
              </w:rPr>
              <w:t>Управление персоналом</w:t>
            </w:r>
          </w:p>
        </w:tc>
      </w:tr>
      <w:tr w:rsidR="00130935" w:rsidRPr="00F408ED" w14:paraId="1726D021" w14:textId="77777777" w:rsidTr="00425A51">
        <w:trPr>
          <w:trHeight w:val="126"/>
        </w:trPr>
        <w:tc>
          <w:tcPr>
            <w:tcW w:w="2019" w:type="dxa"/>
            <w:shd w:val="clear" w:color="auto" w:fill="auto"/>
          </w:tcPr>
          <w:p w14:paraId="01B5F0F7" w14:textId="40999C93" w:rsidR="00130935" w:rsidRPr="00CB17AF" w:rsidRDefault="00130935" w:rsidP="0059602B">
            <w:pPr>
              <w:rPr>
                <w:color w:val="auto"/>
                <w:sz w:val="24"/>
                <w:szCs w:val="24"/>
                <w:lang w:val="en-US"/>
              </w:rPr>
            </w:pPr>
            <w:r w:rsidRPr="00CB17AF">
              <w:rPr>
                <w:color w:val="auto"/>
                <w:sz w:val="24"/>
                <w:szCs w:val="24"/>
                <w:lang w:val="en-US"/>
              </w:rPr>
              <w:t>1C</w:t>
            </w:r>
            <w:r w:rsidRPr="00CB17AF">
              <w:rPr>
                <w:color w:val="auto"/>
                <w:sz w:val="24"/>
                <w:szCs w:val="24"/>
              </w:rPr>
              <w:t>:</w:t>
            </w:r>
            <w:r w:rsidR="00CB17AF" w:rsidRPr="00CB17AF">
              <w:rPr>
                <w:color w:val="auto"/>
                <w:sz w:val="24"/>
                <w:szCs w:val="24"/>
              </w:rPr>
              <w:t xml:space="preserve"> </w:t>
            </w:r>
            <w:r w:rsidRPr="00CB17AF">
              <w:rPr>
                <w:color w:val="auto"/>
                <w:sz w:val="24"/>
                <w:szCs w:val="24"/>
                <w:lang w:val="en-US"/>
              </w:rPr>
              <w:t>ERP</w:t>
            </w:r>
          </w:p>
        </w:tc>
        <w:tc>
          <w:tcPr>
            <w:tcW w:w="8046" w:type="dxa"/>
            <w:shd w:val="clear" w:color="auto" w:fill="auto"/>
          </w:tcPr>
          <w:p w14:paraId="3BE9E5EF" w14:textId="57D3517D" w:rsidR="00130935" w:rsidRPr="00CB17AF" w:rsidRDefault="00CB17AF" w:rsidP="0059602B">
            <w:pPr>
              <w:rPr>
                <w:b w:val="0"/>
                <w:bCs/>
                <w:color w:val="auto"/>
                <w:sz w:val="24"/>
                <w:szCs w:val="24"/>
              </w:rPr>
            </w:pPr>
            <w:r w:rsidRPr="00CB17AF">
              <w:rPr>
                <w:b w:val="0"/>
                <w:bCs/>
                <w:color w:val="auto"/>
                <w:sz w:val="24"/>
                <w:szCs w:val="24"/>
              </w:rPr>
              <w:t xml:space="preserve">1С: Предприятие 8.3 </w:t>
            </w:r>
            <w:r w:rsidRPr="00CB17AF">
              <w:rPr>
                <w:b w:val="0"/>
                <w:bCs/>
                <w:color w:val="auto"/>
                <w:sz w:val="24"/>
                <w:szCs w:val="24"/>
                <w:lang w:val="en-US"/>
              </w:rPr>
              <w:t>ERP</w:t>
            </w:r>
            <w:r w:rsidRPr="00CB17AF">
              <w:rPr>
                <w:b w:val="0"/>
                <w:bCs/>
                <w:color w:val="auto"/>
                <w:sz w:val="24"/>
                <w:szCs w:val="24"/>
              </w:rPr>
              <w:t xml:space="preserve"> Управление предприятием 2 для Казахстана</w:t>
            </w:r>
          </w:p>
        </w:tc>
      </w:tr>
    </w:tbl>
    <w:p w14:paraId="2C73BAB3" w14:textId="77777777" w:rsidR="00425A51" w:rsidRPr="00F408ED" w:rsidRDefault="00425A51" w:rsidP="00425A51">
      <w:pPr>
        <w:rPr>
          <w:rFonts w:ascii="Times New Roman" w:hAnsi="Times New Roman" w:cs="Times New Roman"/>
          <w:b w:val="0"/>
          <w:bCs/>
          <w:color w:val="auto"/>
          <w:sz w:val="24"/>
          <w:szCs w:val="24"/>
        </w:rPr>
      </w:pPr>
      <w:bookmarkStart w:id="5" w:name="_Toc178699207"/>
      <w:bookmarkStart w:id="6" w:name="_Toc178715494"/>
    </w:p>
    <w:p w14:paraId="6ECE1FFE" w14:textId="77777777" w:rsidR="00425A51" w:rsidRPr="00F408ED" w:rsidRDefault="00425A51" w:rsidP="00425A51">
      <w:pPr>
        <w:pStyle w:val="1"/>
        <w:spacing w:before="0"/>
        <w:jc w:val="both"/>
        <w:rPr>
          <w:rFonts w:ascii="Times New Roman" w:hAnsi="Times New Roman" w:cs="Times New Roman"/>
          <w:bCs/>
          <w:color w:val="auto"/>
          <w:sz w:val="24"/>
          <w:szCs w:val="24"/>
        </w:rPr>
      </w:pPr>
      <w:bookmarkStart w:id="7" w:name="_Toc181263016"/>
      <w:r w:rsidRPr="00F408ED">
        <w:rPr>
          <w:rFonts w:ascii="Times New Roman" w:hAnsi="Times New Roman" w:cs="Times New Roman"/>
          <w:bCs/>
          <w:color w:val="auto"/>
          <w:sz w:val="24"/>
          <w:szCs w:val="24"/>
        </w:rPr>
        <w:t>1.2 Полное наименование Системы и ее условное обозначение</w:t>
      </w:r>
      <w:bookmarkEnd w:id="5"/>
      <w:bookmarkEnd w:id="6"/>
      <w:bookmarkEnd w:id="7"/>
    </w:p>
    <w:p w14:paraId="35163E96" w14:textId="77777777" w:rsidR="0059602B" w:rsidRPr="00F408ED" w:rsidRDefault="0059602B" w:rsidP="0059602B">
      <w:pPr>
        <w:tabs>
          <w:tab w:val="left" w:pos="851"/>
        </w:tabs>
        <w:ind w:firstLine="567"/>
        <w:jc w:val="both"/>
        <w:rPr>
          <w:rFonts w:ascii="Times New Roman" w:hAnsi="Times New Roman" w:cs="Times New Roman"/>
          <w:b w:val="0"/>
          <w:bCs/>
          <w:color w:val="auto"/>
          <w:sz w:val="24"/>
          <w:szCs w:val="24"/>
        </w:rPr>
      </w:pPr>
      <w:bookmarkStart w:id="8" w:name="_2et92p0" w:colFirst="0" w:colLast="0"/>
      <w:bookmarkStart w:id="9" w:name="_Toc178699208"/>
      <w:bookmarkStart w:id="10" w:name="_Toc178715495"/>
      <w:bookmarkEnd w:id="8"/>
      <w:r w:rsidRPr="00F408ED">
        <w:rPr>
          <w:rFonts w:ascii="Times New Roman" w:hAnsi="Times New Roman" w:cs="Times New Roman"/>
          <w:b w:val="0"/>
          <w:bCs/>
          <w:color w:val="auto"/>
          <w:sz w:val="24"/>
          <w:szCs w:val="24"/>
        </w:rPr>
        <w:t>Полное наименование проекта: Работы по внедрению автоматизированной системы складского учета на базе технологии RFID и штрихкодирования для Головного офиса.</w:t>
      </w:r>
    </w:p>
    <w:p w14:paraId="316BCC52" w14:textId="77777777" w:rsidR="0059602B" w:rsidRPr="00F408ED" w:rsidRDefault="0059602B" w:rsidP="0059602B">
      <w:pPr>
        <w:tabs>
          <w:tab w:val="left" w:pos="851"/>
        </w:tabs>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Данные работы для разработки Автоматизированной системы складского учета на базе RFID и штрихкодирования.</w:t>
      </w:r>
    </w:p>
    <w:p w14:paraId="0F8A38BD" w14:textId="77777777" w:rsidR="0059602B" w:rsidRPr="000D3A6E" w:rsidRDefault="0059602B" w:rsidP="0059602B">
      <w:pPr>
        <w:tabs>
          <w:tab w:val="left" w:pos="851"/>
        </w:tabs>
        <w:spacing w:after="240"/>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 xml:space="preserve">Наименование ПО для АССУ: </w:t>
      </w:r>
      <w:bookmarkStart w:id="11" w:name="_Hlk179727002"/>
      <w:r w:rsidRPr="00F408ED">
        <w:rPr>
          <w:rFonts w:ascii="Times New Roman" w:hAnsi="Times New Roman" w:cs="Times New Roman"/>
          <w:b w:val="0"/>
          <w:bCs/>
          <w:color w:val="auto"/>
          <w:sz w:val="24"/>
          <w:szCs w:val="24"/>
        </w:rPr>
        <w:t xml:space="preserve">Автоматизированная система оперативного контроля и учета </w:t>
      </w:r>
      <w:r w:rsidRPr="00F408ED">
        <w:rPr>
          <w:rFonts w:ascii="Times New Roman" w:hAnsi="Times New Roman" w:cs="Times New Roman"/>
          <w:b w:val="0"/>
          <w:bCs/>
          <w:color w:val="auto"/>
          <w:sz w:val="24"/>
          <w:szCs w:val="24"/>
          <w:lang w:val="en-US"/>
        </w:rPr>
        <w:t>ARG</w:t>
      </w:r>
      <w:r w:rsidRPr="00F408ED">
        <w:rPr>
          <w:rFonts w:ascii="Times New Roman" w:hAnsi="Times New Roman" w:cs="Times New Roman"/>
          <w:b w:val="0"/>
          <w:bCs/>
          <w:color w:val="auto"/>
          <w:sz w:val="24"/>
          <w:szCs w:val="24"/>
        </w:rPr>
        <w:t xml:space="preserve"> (далее - АСКОУ </w:t>
      </w:r>
      <w:r w:rsidRPr="00F408ED">
        <w:rPr>
          <w:rFonts w:ascii="Times New Roman" w:hAnsi="Times New Roman" w:cs="Times New Roman"/>
          <w:b w:val="0"/>
          <w:bCs/>
          <w:color w:val="auto"/>
          <w:sz w:val="24"/>
          <w:szCs w:val="24"/>
          <w:lang w:val="en-US"/>
        </w:rPr>
        <w:t>ARG</w:t>
      </w:r>
      <w:bookmarkEnd w:id="11"/>
      <w:r w:rsidRPr="00F408ED">
        <w:rPr>
          <w:rFonts w:ascii="Times New Roman" w:hAnsi="Times New Roman" w:cs="Times New Roman"/>
          <w:b w:val="0"/>
          <w:bCs/>
          <w:color w:val="auto"/>
          <w:sz w:val="24"/>
          <w:szCs w:val="24"/>
        </w:rPr>
        <w:t>).</w:t>
      </w:r>
    </w:p>
    <w:p w14:paraId="0B809237" w14:textId="77777777" w:rsidR="00425A51" w:rsidRPr="00BC6FB3" w:rsidRDefault="00425A51" w:rsidP="00425A51">
      <w:pPr>
        <w:pStyle w:val="1"/>
        <w:spacing w:before="0" w:line="240" w:lineRule="auto"/>
        <w:jc w:val="both"/>
        <w:rPr>
          <w:rFonts w:ascii="Times New Roman" w:hAnsi="Times New Roman" w:cs="Times New Roman"/>
          <w:bCs/>
          <w:color w:val="auto"/>
          <w:sz w:val="24"/>
          <w:szCs w:val="24"/>
        </w:rPr>
      </w:pPr>
      <w:bookmarkStart w:id="12" w:name="_Toc181263017"/>
      <w:r w:rsidRPr="00BC6FB3">
        <w:rPr>
          <w:rFonts w:ascii="Times New Roman" w:hAnsi="Times New Roman" w:cs="Times New Roman"/>
          <w:bCs/>
          <w:color w:val="auto"/>
          <w:sz w:val="24"/>
          <w:szCs w:val="24"/>
        </w:rPr>
        <w:t>1.3 Наименование заказчика (пользователя) и исполнителя (разработчика) системы</w:t>
      </w:r>
      <w:bookmarkEnd w:id="9"/>
      <w:bookmarkEnd w:id="10"/>
      <w:bookmarkEnd w:id="12"/>
    </w:p>
    <w:p w14:paraId="5E760B90" w14:textId="07D8C25A"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Заказчик</w:t>
      </w:r>
      <w:r w:rsidRPr="00BC6FB3">
        <w:rPr>
          <w:rFonts w:ascii="Times New Roman" w:hAnsi="Times New Roman" w:cs="Times New Roman"/>
          <w:b w:val="0"/>
          <w:bCs/>
          <w:color w:val="auto"/>
          <w:sz w:val="24"/>
          <w:szCs w:val="24"/>
        </w:rPr>
        <w:t xml:space="preserve"> – АО «Алматинские электрические станции» Адрес: 050002, г.Алматы, пр. Достык, 7 Телефон: (+7 - 727) 2 54 03 31 Факс: (+7 - 727) 2 50 79 74 E-mail: </w:t>
      </w:r>
      <w:hyperlink r:id="rId8" w:history="1">
        <w:r w:rsidRPr="00BC6FB3">
          <w:rPr>
            <w:rFonts w:ascii="Times New Roman" w:hAnsi="Times New Roman" w:cs="Times New Roman"/>
            <w:b w:val="0"/>
            <w:bCs/>
            <w:color w:val="auto"/>
            <w:sz w:val="24"/>
            <w:szCs w:val="24"/>
          </w:rPr>
          <w:t>kancel@ales.kz</w:t>
        </w:r>
      </w:hyperlink>
      <w:r w:rsidRPr="00BC6FB3">
        <w:rPr>
          <w:rFonts w:ascii="Times New Roman" w:hAnsi="Times New Roman" w:cs="Times New Roman"/>
          <w:b w:val="0"/>
          <w:bCs/>
          <w:color w:val="auto"/>
          <w:sz w:val="24"/>
          <w:szCs w:val="24"/>
        </w:rPr>
        <w:t>.</w:t>
      </w:r>
    </w:p>
    <w:p w14:paraId="71A68D5E"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Исполнитель</w:t>
      </w:r>
      <w:r w:rsidRPr="00BC6FB3">
        <w:rPr>
          <w:rFonts w:ascii="Times New Roman" w:hAnsi="Times New Roman" w:cs="Times New Roman"/>
          <w:b w:val="0"/>
          <w:bCs/>
          <w:color w:val="auto"/>
          <w:sz w:val="24"/>
          <w:szCs w:val="24"/>
        </w:rPr>
        <w:t xml:space="preserve"> – TOO "ARG Group" Казахстан, город Астана, район Нұра, Шоссе Коргалжын, сооружение 19Т почтовый индекс 100900, Телефон: +7 708 816 51 52.</w:t>
      </w:r>
    </w:p>
    <w:p w14:paraId="1D8A4B3B" w14:textId="77777777" w:rsidR="00425A51" w:rsidRPr="00BC6FB3" w:rsidRDefault="00425A51" w:rsidP="00425A51">
      <w:pPr>
        <w:pStyle w:val="1"/>
        <w:jc w:val="both"/>
        <w:rPr>
          <w:rFonts w:ascii="Times New Roman" w:hAnsi="Times New Roman" w:cs="Times New Roman"/>
          <w:bCs/>
          <w:color w:val="auto"/>
          <w:sz w:val="24"/>
          <w:szCs w:val="24"/>
        </w:rPr>
      </w:pPr>
      <w:bookmarkStart w:id="13" w:name="_Toc178699209"/>
      <w:bookmarkStart w:id="14" w:name="_Toc178715496"/>
      <w:bookmarkStart w:id="15" w:name="_Toc181263018"/>
      <w:r w:rsidRPr="00BC6FB3">
        <w:rPr>
          <w:rFonts w:ascii="Times New Roman" w:hAnsi="Times New Roman" w:cs="Times New Roman"/>
          <w:bCs/>
          <w:color w:val="auto"/>
          <w:sz w:val="24"/>
          <w:szCs w:val="24"/>
        </w:rPr>
        <w:t>1.4 Основание для разработки</w:t>
      </w:r>
      <w:bookmarkEnd w:id="13"/>
      <w:bookmarkEnd w:id="14"/>
      <w:bookmarkEnd w:id="15"/>
    </w:p>
    <w:p w14:paraId="5D74E87B"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bookmarkStart w:id="16" w:name="_1t3h5sf" w:colFirst="0" w:colLast="0"/>
      <w:bookmarkStart w:id="17" w:name="_Toc178699210"/>
      <w:bookmarkStart w:id="18" w:name="_Toc178708582"/>
      <w:bookmarkStart w:id="19" w:name="_Toc178712400"/>
      <w:bookmarkStart w:id="20" w:name="_Toc178715497"/>
      <w:bookmarkEnd w:id="16"/>
      <w:r w:rsidRPr="00BC6FB3">
        <w:rPr>
          <w:rFonts w:ascii="Times New Roman" w:hAnsi="Times New Roman" w:cs="Times New Roman"/>
          <w:b w:val="0"/>
          <w:bCs/>
          <w:color w:val="auto"/>
          <w:sz w:val="24"/>
          <w:szCs w:val="24"/>
        </w:rPr>
        <w:t>Договор №956404/2024/1 от 14.05.2024 г.</w:t>
      </w:r>
      <w:bookmarkEnd w:id="17"/>
      <w:bookmarkEnd w:id="18"/>
      <w:bookmarkEnd w:id="19"/>
      <w:bookmarkEnd w:id="20"/>
    </w:p>
    <w:p w14:paraId="69078C8D"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1" w:name="_Toc178699211"/>
      <w:bookmarkStart w:id="22" w:name="_Toc178715498"/>
      <w:bookmarkStart w:id="23" w:name="_Toc181263019"/>
      <w:r w:rsidRPr="00BC6FB3">
        <w:rPr>
          <w:rFonts w:ascii="Times New Roman" w:hAnsi="Times New Roman" w:cs="Times New Roman"/>
          <w:bCs/>
          <w:color w:val="auto"/>
          <w:sz w:val="24"/>
          <w:szCs w:val="24"/>
        </w:rPr>
        <w:t>1.5 Плановые сроки начала и окончание работ</w:t>
      </w:r>
      <w:bookmarkEnd w:id="21"/>
      <w:bookmarkEnd w:id="22"/>
      <w:bookmarkEnd w:id="23"/>
      <w:r w:rsidRPr="00BC6FB3">
        <w:rPr>
          <w:rFonts w:ascii="Times New Roman" w:hAnsi="Times New Roman" w:cs="Times New Roman"/>
          <w:bCs/>
          <w:color w:val="auto"/>
          <w:sz w:val="24"/>
          <w:szCs w:val="24"/>
        </w:rPr>
        <w:t xml:space="preserve"> </w:t>
      </w:r>
    </w:p>
    <w:p w14:paraId="61A7DD34"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bookmarkStart w:id="24" w:name="_2s8eyo1" w:colFirst="0" w:colLast="0"/>
      <w:bookmarkEnd w:id="24"/>
      <w:r w:rsidRPr="00BC6FB3">
        <w:rPr>
          <w:rFonts w:ascii="Times New Roman" w:hAnsi="Times New Roman" w:cs="Times New Roman"/>
          <w:b w:val="0"/>
          <w:bCs/>
          <w:color w:val="auto"/>
          <w:sz w:val="24"/>
          <w:szCs w:val="24"/>
        </w:rPr>
        <w:t>Начало – 08.07.2024</w:t>
      </w:r>
    </w:p>
    <w:p w14:paraId="7FDE07E0"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Окончание – 31.12.24</w:t>
      </w:r>
    </w:p>
    <w:p w14:paraId="03E1237A"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5" w:name="_Toc178699212"/>
      <w:bookmarkStart w:id="26" w:name="_Toc178715499"/>
      <w:bookmarkStart w:id="27" w:name="_Toc181263020"/>
      <w:r w:rsidRPr="00BC6FB3">
        <w:rPr>
          <w:rFonts w:ascii="Times New Roman" w:hAnsi="Times New Roman" w:cs="Times New Roman"/>
          <w:bCs/>
          <w:color w:val="auto"/>
          <w:sz w:val="24"/>
          <w:szCs w:val="24"/>
        </w:rPr>
        <w:lastRenderedPageBreak/>
        <w:t>1.6 Порядок оформления и предъявления заказчику результатов работ</w:t>
      </w:r>
      <w:bookmarkEnd w:id="25"/>
      <w:bookmarkEnd w:id="26"/>
      <w:bookmarkEnd w:id="27"/>
    </w:p>
    <w:p w14:paraId="6F1A9F9D" w14:textId="4E5059FC" w:rsidR="00425A51" w:rsidRPr="00BC6FB3" w:rsidRDefault="00425A51" w:rsidP="00425A51">
      <w:pPr>
        <w:pStyle w:val="af4"/>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Оформление и предъявление Заказчику результатов работ по внедрению АСКОУ ARG осуществляется Исполнителем согласно:</w:t>
      </w:r>
    </w:p>
    <w:p w14:paraId="6B6A2EE3"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требованиям данного Технического задания с учётом требований, приведённых в</w:t>
      </w:r>
      <w:r w:rsidRPr="00BC6FB3">
        <w:rPr>
          <w:rFonts w:ascii="Times New Roman" w:hAnsi="Times New Roman" w:cs="Times New Roman"/>
          <w:b w:val="0"/>
          <w:bCs/>
          <w:color w:val="auto"/>
          <w:sz w:val="24"/>
          <w:szCs w:val="24"/>
        </w:rPr>
        <w:br/>
        <w:t>подразделах по функциональной части;</w:t>
      </w:r>
    </w:p>
    <w:p w14:paraId="4CCE4D00" w14:textId="5F038482"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акту ввода в тестовую и промышленную эксплуатацию.</w:t>
      </w:r>
    </w:p>
    <w:p w14:paraId="24FF54E8" w14:textId="77777777" w:rsidR="00425A51" w:rsidRPr="00BC6FB3" w:rsidRDefault="00425A51" w:rsidP="00425A51">
      <w:pPr>
        <w:pStyle w:val="af4"/>
        <w:tabs>
          <w:tab w:val="left" w:pos="851"/>
        </w:tabs>
        <w:spacing w:after="240" w:line="240" w:lineRule="auto"/>
        <w:ind w:left="567"/>
        <w:jc w:val="both"/>
        <w:rPr>
          <w:rFonts w:ascii="Times New Roman" w:hAnsi="Times New Roman" w:cs="Times New Roman"/>
          <w:b w:val="0"/>
          <w:bCs/>
          <w:color w:val="auto"/>
          <w:sz w:val="24"/>
          <w:szCs w:val="24"/>
        </w:rPr>
      </w:pPr>
    </w:p>
    <w:p w14:paraId="7F3BA57D" w14:textId="37973A9E" w:rsidR="00425A51" w:rsidRPr="00BC6FB3" w:rsidRDefault="00425A51" w:rsidP="00425A51">
      <w:pPr>
        <w:pStyle w:val="af4"/>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Поэтапная отчётность по реализации проекта внедрения АСКОУ </w:t>
      </w:r>
      <w:r w:rsidRPr="00BC6FB3">
        <w:rPr>
          <w:rFonts w:ascii="Times New Roman" w:hAnsi="Times New Roman" w:cs="Times New Roman"/>
          <w:b w:val="0"/>
          <w:bCs/>
          <w:color w:val="auto"/>
          <w:sz w:val="24"/>
          <w:szCs w:val="24"/>
          <w:lang w:val="en-US"/>
        </w:rPr>
        <w:t>ARG</w:t>
      </w:r>
      <w:r w:rsidRPr="00BC6FB3">
        <w:rPr>
          <w:rFonts w:ascii="Times New Roman" w:hAnsi="Times New Roman" w:cs="Times New Roman"/>
          <w:b w:val="0"/>
          <w:bCs/>
          <w:color w:val="auto"/>
          <w:sz w:val="24"/>
          <w:szCs w:val="24"/>
        </w:rPr>
        <w:t xml:space="preserve"> предусматривает подготовку и сдачу разработанной Исполнителем документации в следующем объёме:</w:t>
      </w:r>
    </w:p>
    <w:p w14:paraId="2E48B06F"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Устав проекта;</w:t>
      </w:r>
    </w:p>
    <w:p w14:paraId="35A56E43"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План проекта;</w:t>
      </w:r>
    </w:p>
    <w:p w14:paraId="2683D54F"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Техническое задание;</w:t>
      </w:r>
    </w:p>
    <w:p w14:paraId="2A9B10CA"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Эксплуатационная документация:</w:t>
      </w:r>
    </w:p>
    <w:p w14:paraId="19DFEE1A"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Общее описание системы, включая аппаратную часть и программное обеспечение;</w:t>
      </w:r>
    </w:p>
    <w:p w14:paraId="3EBE1152"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Руководство пользователей;</w:t>
      </w:r>
    </w:p>
    <w:p w14:paraId="1CAB4145"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Руководство администратора, включая Инструкцию по установке и настройке Системы;</w:t>
      </w:r>
    </w:p>
    <w:p w14:paraId="70F3BCAB"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Программа обучения администратора и ключевых пользователей системы;</w:t>
      </w:r>
    </w:p>
    <w:p w14:paraId="5199ECB3" w14:textId="285F0D3F"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Программа приёмо-сдаточных испытаний.</w:t>
      </w:r>
    </w:p>
    <w:p w14:paraId="618C01B3" w14:textId="77777777" w:rsidR="00425A51" w:rsidRPr="00BC6FB3" w:rsidRDefault="00425A51" w:rsidP="00425A51">
      <w:pPr>
        <w:pStyle w:val="af4"/>
        <w:tabs>
          <w:tab w:val="left" w:pos="851"/>
        </w:tabs>
        <w:spacing w:after="240" w:line="240" w:lineRule="auto"/>
        <w:ind w:left="567"/>
        <w:jc w:val="both"/>
        <w:rPr>
          <w:rFonts w:ascii="Times New Roman" w:hAnsi="Times New Roman" w:cs="Times New Roman"/>
          <w:b w:val="0"/>
          <w:bCs/>
          <w:color w:val="auto"/>
          <w:sz w:val="24"/>
          <w:szCs w:val="24"/>
        </w:rPr>
      </w:pPr>
    </w:p>
    <w:p w14:paraId="191A5D2E" w14:textId="77777777" w:rsidR="00425A51" w:rsidRPr="00BC6FB3" w:rsidRDefault="00425A51" w:rsidP="00425A51">
      <w:pPr>
        <w:pStyle w:val="af4"/>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Заказчик и Исполнитель совместно формируют акт приёмки результатов работ по модулям и функциям системы, на основании которого будет зачитываться успешность реализации проекта. Данный лист приёмки результатов будет включён в проектную документацию.</w:t>
      </w:r>
    </w:p>
    <w:p w14:paraId="2375727F"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8" w:name="_Toc178699213"/>
      <w:bookmarkStart w:id="29" w:name="_Toc178715500"/>
      <w:bookmarkStart w:id="30" w:name="_Toc181263021"/>
      <w:r w:rsidRPr="00BC6FB3">
        <w:rPr>
          <w:rFonts w:ascii="Times New Roman" w:hAnsi="Times New Roman" w:cs="Times New Roman"/>
          <w:bCs/>
          <w:color w:val="auto"/>
          <w:sz w:val="24"/>
          <w:szCs w:val="24"/>
        </w:rPr>
        <w:t>1.7 Исходные материалы для разработки</w:t>
      </w:r>
      <w:bookmarkEnd w:id="28"/>
      <w:bookmarkEnd w:id="29"/>
      <w:bookmarkEnd w:id="30"/>
    </w:p>
    <w:p w14:paraId="6BB6423C" w14:textId="6A9EA230" w:rsidR="00425A51" w:rsidRPr="00F408ED" w:rsidRDefault="00425A51" w:rsidP="00425A51">
      <w:pPr>
        <w:spacing w:after="240"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Исходными </w:t>
      </w:r>
      <w:r w:rsidRPr="00F408ED">
        <w:rPr>
          <w:rFonts w:ascii="Times New Roman" w:hAnsi="Times New Roman" w:cs="Times New Roman"/>
          <w:b w:val="0"/>
          <w:bCs/>
          <w:color w:val="auto"/>
          <w:sz w:val="24"/>
          <w:szCs w:val="24"/>
        </w:rPr>
        <w:t xml:space="preserve">материалами для разработки данного документа являются Техническая спецификация к договору </w:t>
      </w:r>
      <w:r w:rsidR="0059602B" w:rsidRPr="00F408ED">
        <w:rPr>
          <w:rFonts w:ascii="Times New Roman" w:hAnsi="Times New Roman" w:cs="Times New Roman"/>
          <w:b w:val="0"/>
          <w:bCs/>
          <w:color w:val="auto"/>
          <w:sz w:val="24"/>
          <w:szCs w:val="24"/>
        </w:rPr>
        <w:t xml:space="preserve">№956404/2024/1 от 14.05.2024 года </w:t>
      </w:r>
      <w:r w:rsidRPr="00F408ED">
        <w:rPr>
          <w:rFonts w:ascii="Times New Roman" w:hAnsi="Times New Roman" w:cs="Times New Roman"/>
          <w:b w:val="0"/>
          <w:bCs/>
          <w:color w:val="auto"/>
          <w:sz w:val="24"/>
          <w:szCs w:val="24"/>
        </w:rPr>
        <w:t xml:space="preserve">с Заказчиком. </w:t>
      </w:r>
    </w:p>
    <w:p w14:paraId="4A17D84E" w14:textId="77777777" w:rsidR="00425A51" w:rsidRPr="00F408ED" w:rsidRDefault="00425A51" w:rsidP="00425A51">
      <w:pPr>
        <w:pStyle w:val="1"/>
        <w:spacing w:line="240" w:lineRule="auto"/>
        <w:jc w:val="both"/>
        <w:rPr>
          <w:rFonts w:ascii="Times New Roman" w:hAnsi="Times New Roman" w:cs="Times New Roman"/>
          <w:bCs/>
          <w:color w:val="auto"/>
          <w:sz w:val="24"/>
          <w:szCs w:val="24"/>
        </w:rPr>
      </w:pPr>
      <w:bookmarkStart w:id="31" w:name="_Toc178699214"/>
      <w:bookmarkStart w:id="32" w:name="_Toc178715501"/>
      <w:bookmarkStart w:id="33" w:name="_Toc181263022"/>
      <w:r w:rsidRPr="00F408ED">
        <w:rPr>
          <w:rFonts w:ascii="Times New Roman" w:hAnsi="Times New Roman" w:cs="Times New Roman"/>
          <w:bCs/>
          <w:color w:val="auto"/>
          <w:sz w:val="24"/>
          <w:szCs w:val="24"/>
        </w:rPr>
        <w:t>1.8 Порядок внесения изменений и их характер</w:t>
      </w:r>
      <w:bookmarkEnd w:id="31"/>
      <w:bookmarkEnd w:id="32"/>
      <w:bookmarkEnd w:id="33"/>
    </w:p>
    <w:p w14:paraId="0FD20061" w14:textId="4BB559EC" w:rsidR="00425A51" w:rsidRPr="00F408ED" w:rsidRDefault="00425A51" w:rsidP="0059602B">
      <w:pPr>
        <w:spacing w:line="240" w:lineRule="auto"/>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 xml:space="preserve">На основании настоящего ТЗ исполнитель должен разработать систему «АСКОУ </w:t>
      </w:r>
      <w:r w:rsidRPr="00F408ED">
        <w:rPr>
          <w:rFonts w:ascii="Times New Roman" w:hAnsi="Times New Roman" w:cs="Times New Roman"/>
          <w:b w:val="0"/>
          <w:bCs/>
          <w:color w:val="auto"/>
          <w:sz w:val="24"/>
          <w:szCs w:val="24"/>
          <w:lang w:val="en-US"/>
        </w:rPr>
        <w:t>ARG</w:t>
      </w:r>
      <w:r w:rsidRPr="00F408ED">
        <w:rPr>
          <w:rFonts w:ascii="Times New Roman" w:hAnsi="Times New Roman" w:cs="Times New Roman"/>
          <w:b w:val="0"/>
          <w:bCs/>
          <w:color w:val="auto"/>
          <w:sz w:val="24"/>
          <w:szCs w:val="24"/>
        </w:rPr>
        <w:t xml:space="preserve">», отвечающий всем требованиям по созданию системы и описание комплекса услуг по реализации проекта. </w:t>
      </w:r>
    </w:p>
    <w:p w14:paraId="5C9B6F96" w14:textId="0760DEE0" w:rsidR="0059602B" w:rsidRPr="00F408ED" w:rsidRDefault="0059602B" w:rsidP="0059602B">
      <w:pPr>
        <w:spacing w:line="240" w:lineRule="auto"/>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Вопросы, не вошедшие в данное ТЗ необходимо фиксировать протоколом</w:t>
      </w:r>
      <w:r w:rsidRPr="00F408ED">
        <w:rPr>
          <w:rFonts w:ascii="Times New Roman" w:hAnsi="Times New Roman" w:cs="Times New Roman"/>
          <w:b w:val="0"/>
          <w:bCs/>
          <w:color w:val="FF0000"/>
          <w:sz w:val="24"/>
          <w:szCs w:val="24"/>
        </w:rPr>
        <w:t>.</w:t>
      </w:r>
    </w:p>
    <w:p w14:paraId="06654D21" w14:textId="5A1C6763"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34" w:name="_Toc178699215"/>
      <w:bookmarkStart w:id="35" w:name="_Toc178715502"/>
      <w:bookmarkStart w:id="36" w:name="_Toc181263023"/>
      <w:r w:rsidRPr="00F408ED">
        <w:rPr>
          <w:rFonts w:ascii="Times New Roman" w:hAnsi="Times New Roman" w:cs="Times New Roman"/>
          <w:bCs/>
          <w:color w:val="auto"/>
          <w:sz w:val="24"/>
          <w:szCs w:val="24"/>
        </w:rPr>
        <w:t>2. НАЗНАЧЕНИЕ И ЦЕЛИ СОЗДАНИЯ СИСТЕМЫ</w:t>
      </w:r>
      <w:bookmarkEnd w:id="34"/>
      <w:bookmarkEnd w:id="35"/>
      <w:bookmarkEnd w:id="36"/>
      <w:r w:rsidRPr="00BC6FB3">
        <w:rPr>
          <w:rFonts w:ascii="Times New Roman" w:hAnsi="Times New Roman" w:cs="Times New Roman"/>
          <w:bCs/>
          <w:color w:val="auto"/>
          <w:sz w:val="24"/>
          <w:szCs w:val="24"/>
        </w:rPr>
        <w:t xml:space="preserve"> </w:t>
      </w:r>
    </w:p>
    <w:p w14:paraId="774C8DD4"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37" w:name="_Toc178699216"/>
      <w:bookmarkStart w:id="38" w:name="_Toc178715503"/>
      <w:bookmarkStart w:id="39" w:name="_Toc181263024"/>
      <w:r w:rsidRPr="00BC6FB3">
        <w:rPr>
          <w:rFonts w:ascii="Times New Roman" w:hAnsi="Times New Roman" w:cs="Times New Roman"/>
          <w:bCs/>
          <w:color w:val="auto"/>
          <w:sz w:val="24"/>
          <w:szCs w:val="24"/>
        </w:rPr>
        <w:t>2.1 Назначение системы</w:t>
      </w:r>
      <w:bookmarkEnd w:id="37"/>
      <w:bookmarkEnd w:id="38"/>
      <w:bookmarkEnd w:id="39"/>
    </w:p>
    <w:p w14:paraId="4EE9E99D" w14:textId="4C5E12B2" w:rsidR="00425A51" w:rsidRPr="00BC6FB3" w:rsidRDefault="00425A51" w:rsidP="00425A51">
      <w:pPr>
        <w:spacing w:line="240" w:lineRule="auto"/>
        <w:ind w:firstLine="567"/>
        <w:jc w:val="both"/>
        <w:rPr>
          <w:rFonts w:ascii="Times New Roman" w:hAnsi="Times New Roman" w:cs="Times New Roman"/>
          <w:b w:val="0"/>
          <w:bCs/>
          <w:color w:val="auto"/>
          <w:sz w:val="24"/>
          <w:szCs w:val="24"/>
        </w:rPr>
      </w:pPr>
      <w:bookmarkStart w:id="40" w:name="_1ksv4uv" w:colFirst="0" w:colLast="0"/>
      <w:bookmarkEnd w:id="40"/>
      <w:r w:rsidRPr="00BC6FB3">
        <w:rPr>
          <w:rFonts w:ascii="Times New Roman" w:hAnsi="Times New Roman" w:cs="Times New Roman"/>
          <w:b w:val="0"/>
          <w:bCs/>
          <w:color w:val="auto"/>
          <w:sz w:val="24"/>
          <w:szCs w:val="24"/>
        </w:rPr>
        <w:t>Система «АСКОУ ARG» (далее - АСКОУ ARG) представляет сочетание технических программно-аппаратных средств, предназначена для повышения качества учета и контроля проведения инвентаризации с помощью автоматизированной системы с использованием мобильного приложения и RFID меток.</w:t>
      </w:r>
    </w:p>
    <w:p w14:paraId="7EB3FF94"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41" w:name="_Toc178699217"/>
      <w:bookmarkStart w:id="42" w:name="_Toc178715504"/>
      <w:bookmarkStart w:id="43" w:name="_Toc181263025"/>
      <w:r w:rsidRPr="00BC6FB3">
        <w:rPr>
          <w:rFonts w:ascii="Times New Roman" w:hAnsi="Times New Roman" w:cs="Times New Roman"/>
          <w:bCs/>
          <w:color w:val="auto"/>
          <w:sz w:val="24"/>
          <w:szCs w:val="24"/>
        </w:rPr>
        <w:t>2.2 Цели создания автоматизированной системы.</w:t>
      </w:r>
      <w:bookmarkEnd w:id="41"/>
      <w:bookmarkEnd w:id="42"/>
      <w:bookmarkEnd w:id="43"/>
    </w:p>
    <w:p w14:paraId="5A60BEE9" w14:textId="058B43F6" w:rsidR="00425A51" w:rsidRPr="00BC6FB3" w:rsidRDefault="00425A51" w:rsidP="00425A51">
      <w:pPr>
        <w:spacing w:after="240" w:line="240" w:lineRule="auto"/>
        <w:ind w:firstLine="567"/>
        <w:jc w:val="both"/>
        <w:rPr>
          <w:rFonts w:ascii="Times New Roman" w:hAnsi="Times New Roman" w:cs="Times New Roman"/>
          <w:b w:val="0"/>
          <w:bCs/>
          <w:color w:val="auto"/>
          <w:sz w:val="24"/>
          <w:szCs w:val="24"/>
        </w:rPr>
      </w:pPr>
      <w:bookmarkStart w:id="44" w:name="_2jxsxqh" w:colFirst="0" w:colLast="0"/>
      <w:bookmarkEnd w:id="44"/>
      <w:r w:rsidRPr="00BC6FB3">
        <w:rPr>
          <w:rFonts w:ascii="Times New Roman" w:hAnsi="Times New Roman" w:cs="Times New Roman"/>
          <w:b w:val="0"/>
          <w:bCs/>
          <w:color w:val="auto"/>
          <w:sz w:val="24"/>
          <w:szCs w:val="24"/>
        </w:rPr>
        <w:t xml:space="preserve">Основной целью создания АСКОУ ARG является оптимизация складской логистики с помощью автоматизированной системы учета на базе технологии </w:t>
      </w:r>
      <w:bookmarkStart w:id="45" w:name="OLE_LINK1"/>
      <w:r w:rsidRPr="00BC6FB3">
        <w:rPr>
          <w:rFonts w:ascii="Times New Roman" w:hAnsi="Times New Roman" w:cs="Times New Roman"/>
          <w:b w:val="0"/>
          <w:bCs/>
          <w:color w:val="auto"/>
          <w:sz w:val="24"/>
          <w:szCs w:val="24"/>
        </w:rPr>
        <w:t xml:space="preserve">RFID </w:t>
      </w:r>
      <w:bookmarkEnd w:id="45"/>
      <w:r w:rsidRPr="00BC6FB3">
        <w:rPr>
          <w:rFonts w:ascii="Times New Roman" w:hAnsi="Times New Roman" w:cs="Times New Roman"/>
          <w:b w:val="0"/>
          <w:bCs/>
          <w:color w:val="auto"/>
          <w:sz w:val="24"/>
          <w:szCs w:val="24"/>
        </w:rPr>
        <w:t>и штрихкодирования, в целях обеспечения качественного процесса инвентаризации и сохранности имущества путем бесконтактной и мобильной переписи данных.</w:t>
      </w:r>
    </w:p>
    <w:p w14:paraId="4C88CB15" w14:textId="77777777" w:rsidR="00425A51" w:rsidRPr="00BC6FB3" w:rsidRDefault="00425A51" w:rsidP="00425A51">
      <w:pPr>
        <w:spacing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lastRenderedPageBreak/>
        <w:t>Задачи:</w:t>
      </w:r>
    </w:p>
    <w:p w14:paraId="36E3C7AF" w14:textId="31CA0196"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w:t>
      </w:r>
      <w:r w:rsidR="00425A51" w:rsidRPr="00BC6FB3">
        <w:rPr>
          <w:rFonts w:ascii="Times New Roman" w:hAnsi="Times New Roman" w:cs="Times New Roman"/>
          <w:b w:val="0"/>
          <w:bCs/>
          <w:color w:val="auto"/>
          <w:sz w:val="24"/>
          <w:szCs w:val="24"/>
        </w:rPr>
        <w:t>втоматизация контроля выполнения инвентаризации через мобильное приложение;</w:t>
      </w:r>
    </w:p>
    <w:p w14:paraId="5B70635B" w14:textId="2B4C6341"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w:t>
      </w:r>
      <w:r w:rsidR="00425A51" w:rsidRPr="00BC6FB3">
        <w:rPr>
          <w:rFonts w:ascii="Times New Roman" w:hAnsi="Times New Roman" w:cs="Times New Roman"/>
          <w:b w:val="0"/>
          <w:bCs/>
          <w:color w:val="auto"/>
          <w:sz w:val="24"/>
          <w:szCs w:val="24"/>
        </w:rPr>
        <w:t>втоматизация интеграции учетной системы 1С: УПП и АСКОУ ARG;</w:t>
      </w:r>
    </w:p>
    <w:p w14:paraId="01A091A6" w14:textId="0D9CEC04"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д</w:t>
      </w:r>
      <w:r w:rsidR="00425A51" w:rsidRPr="00BC6FB3">
        <w:rPr>
          <w:rFonts w:ascii="Times New Roman" w:hAnsi="Times New Roman" w:cs="Times New Roman"/>
          <w:b w:val="0"/>
          <w:bCs/>
          <w:color w:val="auto"/>
          <w:sz w:val="24"/>
          <w:szCs w:val="24"/>
        </w:rPr>
        <w:t>оступ к справочной информации ОС/ТМЦ с мобильного устройства;</w:t>
      </w:r>
    </w:p>
    <w:p w14:paraId="08003CE3" w14:textId="05AD506C"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ф</w:t>
      </w:r>
      <w:r w:rsidR="00425A51" w:rsidRPr="00BC6FB3">
        <w:rPr>
          <w:rFonts w:ascii="Times New Roman" w:hAnsi="Times New Roman" w:cs="Times New Roman"/>
          <w:b w:val="0"/>
          <w:bCs/>
          <w:color w:val="auto"/>
          <w:sz w:val="24"/>
          <w:szCs w:val="24"/>
        </w:rPr>
        <w:t xml:space="preserve">ормирование оперативной и аналитической отчётности по выполнению работ с использованием мобильного приложения;  </w:t>
      </w:r>
    </w:p>
    <w:p w14:paraId="7BD85667" w14:textId="08C2704A" w:rsidR="00425A51" w:rsidRPr="00BC6FB3" w:rsidRDefault="00425A51" w:rsidP="00425A51">
      <w:pPr>
        <w:pStyle w:val="1"/>
        <w:spacing w:before="0" w:after="0" w:line="240" w:lineRule="auto"/>
        <w:rPr>
          <w:rFonts w:ascii="Times New Roman" w:hAnsi="Times New Roman" w:cs="Times New Roman"/>
          <w:bCs/>
          <w:color w:val="auto"/>
          <w:sz w:val="24"/>
          <w:szCs w:val="24"/>
        </w:rPr>
      </w:pPr>
      <w:bookmarkStart w:id="46" w:name="_Toc178699218"/>
      <w:bookmarkStart w:id="47" w:name="_Toc178715505"/>
      <w:bookmarkStart w:id="48" w:name="_Toc181263026"/>
      <w:r w:rsidRPr="00BC6FB3">
        <w:rPr>
          <w:rFonts w:ascii="Times New Roman" w:hAnsi="Times New Roman" w:cs="Times New Roman"/>
          <w:bCs/>
          <w:smallCaps/>
          <w:color w:val="auto"/>
          <w:sz w:val="24"/>
          <w:szCs w:val="24"/>
        </w:rPr>
        <w:t>3 ХАРАКТЕРИСТИКА ОБЪЕКТА АВТОМАТИЗАЦИИ</w:t>
      </w:r>
      <w:bookmarkEnd w:id="46"/>
      <w:bookmarkEnd w:id="47"/>
      <w:bookmarkEnd w:id="48"/>
    </w:p>
    <w:p w14:paraId="3577A2FB" w14:textId="265A6DB3" w:rsidR="00425A51" w:rsidRPr="00BC6FB3" w:rsidRDefault="00425A51" w:rsidP="00503069">
      <w:pPr>
        <w:pStyle w:val="1"/>
        <w:rPr>
          <w:rFonts w:ascii="Times New Roman" w:hAnsi="Times New Roman" w:cs="Times New Roman"/>
          <w:bCs/>
          <w:color w:val="auto"/>
          <w:sz w:val="24"/>
          <w:szCs w:val="24"/>
        </w:rPr>
      </w:pPr>
      <w:bookmarkStart w:id="49" w:name="_Toc178699219"/>
      <w:bookmarkStart w:id="50" w:name="_Toc178715506"/>
      <w:bookmarkStart w:id="51" w:name="_Toc181263027"/>
      <w:r w:rsidRPr="00BC6FB3">
        <w:rPr>
          <w:rFonts w:ascii="Times New Roman" w:hAnsi="Times New Roman" w:cs="Times New Roman"/>
          <w:bCs/>
          <w:color w:val="auto"/>
          <w:sz w:val="24"/>
          <w:szCs w:val="24"/>
        </w:rPr>
        <w:t>3.1 Краткие сведения об объекте информатизации</w:t>
      </w:r>
      <w:bookmarkEnd w:id="49"/>
      <w:bookmarkEnd w:id="50"/>
      <w:bookmarkEnd w:id="51"/>
      <w:r w:rsidRPr="00BC6FB3">
        <w:rPr>
          <w:rFonts w:ascii="Times New Roman" w:hAnsi="Times New Roman" w:cs="Times New Roman"/>
          <w:bCs/>
          <w:color w:val="auto"/>
          <w:sz w:val="24"/>
          <w:szCs w:val="24"/>
        </w:rPr>
        <w:t xml:space="preserve"> </w:t>
      </w:r>
    </w:p>
    <w:p w14:paraId="49B450DF" w14:textId="77777777" w:rsidR="00425A51" w:rsidRPr="00BC6FB3" w:rsidRDefault="00425A51" w:rsidP="00317881">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Акционерное общество «Алматинские электрические станции» (АО «АлЭС») – энергопроизводящая организация, осуществляющая деятельность по производству тепла и электроэнергии в городе Алматы и Алматинской области. АО «АлЭС» обеспечивает электроэнергией и теплом население, промышленные и сельскохозяйственные предприятия, является субъектом естественной монополии по производству тепловой энергии. АО «АлЭС» создано на основании решения АО «КазТрансГаз» №92 от 23.05.2006 г. и зарегистрировано 01.06.2006 г. Номер государственной регистрации юридического лица 78188-1910-АО. В настоящее время компания входит в группу компаний АО «Самрук-Энерго». В организационную структуру АО «АлЭС» входят:</w:t>
      </w:r>
      <w:r w:rsidRPr="00BC6FB3">
        <w:rPr>
          <w:rFonts w:ascii="Times New Roman" w:hAnsi="Times New Roman" w:cs="Times New Roman"/>
          <w:b w:val="0"/>
          <w:color w:val="auto"/>
          <w:sz w:val="24"/>
          <w:szCs w:val="24"/>
        </w:rPr>
        <w:tab/>
      </w:r>
    </w:p>
    <w:p w14:paraId="2491A52A"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Головной офис АО «АлЭС»;</w:t>
      </w:r>
    </w:p>
    <w:p w14:paraId="258F651D" w14:textId="2312D56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ТЭЦ-1 имени Б.Оразбаева;</w:t>
      </w:r>
    </w:p>
    <w:p w14:paraId="0926C4CF"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ТЭЦ-2 имени А.Жакутова;</w:t>
      </w:r>
    </w:p>
    <w:p w14:paraId="2F58E050"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ТЭЦ-3;</w:t>
      </w:r>
    </w:p>
    <w:p w14:paraId="7FA22FDB"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Капшагайская ГЭС имени Ш.Чокина;</w:t>
      </w:r>
    </w:p>
    <w:p w14:paraId="0C12D9C0"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Каскад ГЭС;</w:t>
      </w:r>
    </w:p>
    <w:p w14:paraId="4A385186"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Западный тепловой комплекс;</w:t>
      </w:r>
    </w:p>
    <w:p w14:paraId="6D9C530D"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Производственно-ремонтное предприятие "Энергоремонт";</w:t>
      </w:r>
    </w:p>
    <w:p w14:paraId="212AFD9B" w14:textId="77777777" w:rsidR="00425A51" w:rsidRPr="00F408ED" w:rsidRDefault="00425A51" w:rsidP="00425A51">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r>
      <w:r w:rsidRPr="00F408ED">
        <w:rPr>
          <w:rFonts w:ascii="Times New Roman" w:hAnsi="Times New Roman" w:cs="Times New Roman"/>
          <w:b w:val="0"/>
          <w:color w:val="auto"/>
          <w:sz w:val="24"/>
          <w:szCs w:val="24"/>
        </w:rPr>
        <w:t xml:space="preserve">Центр приема и выгрузки топлива. </w:t>
      </w:r>
    </w:p>
    <w:p w14:paraId="4C69FFDE" w14:textId="77777777" w:rsidR="0059602B" w:rsidRPr="00F408ED" w:rsidRDefault="0059602B" w:rsidP="0059602B">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F408ED">
        <w:rPr>
          <w:rFonts w:ascii="Times New Roman" w:hAnsi="Times New Roman" w:cs="Times New Roman"/>
          <w:b w:val="0"/>
          <w:color w:val="auto"/>
          <w:sz w:val="24"/>
          <w:szCs w:val="24"/>
        </w:rPr>
        <w:t>В АО «АлЭС» учет по ТМЦ и ОС ведется в 1С: УПП.</w:t>
      </w:r>
    </w:p>
    <w:p w14:paraId="1989B2A8" w14:textId="77777777" w:rsidR="0059602B" w:rsidRPr="00F408ED" w:rsidRDefault="0059602B" w:rsidP="0059602B">
      <w:pPr>
        <w:pBdr>
          <w:top w:val="nil"/>
          <w:left w:val="nil"/>
          <w:bottom w:val="nil"/>
          <w:right w:val="nil"/>
          <w:between w:val="nil"/>
        </w:pBdr>
        <w:spacing w:line="240" w:lineRule="auto"/>
        <w:ind w:firstLine="567"/>
        <w:jc w:val="both"/>
        <w:rPr>
          <w:rFonts w:ascii="Times New Roman" w:hAnsi="Times New Roman" w:cs="Times New Roman"/>
          <w:color w:val="auto"/>
          <w:sz w:val="24"/>
          <w:szCs w:val="24"/>
        </w:rPr>
      </w:pPr>
      <w:r w:rsidRPr="00F408ED">
        <w:rPr>
          <w:rFonts w:ascii="Times New Roman" w:hAnsi="Times New Roman" w:cs="Times New Roman"/>
          <w:color w:val="auto"/>
          <w:sz w:val="24"/>
          <w:szCs w:val="24"/>
        </w:rPr>
        <w:t>3.2 Организационный периметр</w:t>
      </w:r>
    </w:p>
    <w:p w14:paraId="529783B0" w14:textId="77777777" w:rsidR="0059602B" w:rsidRPr="00BC6FB3" w:rsidRDefault="0059602B" w:rsidP="0059602B">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F408ED">
        <w:rPr>
          <w:rFonts w:ascii="Times New Roman" w:hAnsi="Times New Roman" w:cs="Times New Roman"/>
          <w:b w:val="0"/>
          <w:color w:val="auto"/>
          <w:sz w:val="24"/>
          <w:szCs w:val="24"/>
        </w:rPr>
        <w:t>В таблице 1 представлен организационный периметр проекта «АСКОУ ARG» включены все заинтересованные или участвующие в процессах учета и инвентаризаций ОС/ТМЦ.</w:t>
      </w:r>
    </w:p>
    <w:p w14:paraId="57AD6628"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p>
    <w:p w14:paraId="3234E27A" w14:textId="77777777" w:rsidR="00425A51" w:rsidRPr="00BC6FB3" w:rsidRDefault="00425A51" w:rsidP="00425A51">
      <w:pPr>
        <w:pBdr>
          <w:top w:val="nil"/>
          <w:left w:val="nil"/>
          <w:bottom w:val="nil"/>
          <w:right w:val="nil"/>
          <w:between w:val="nil"/>
        </w:pBdr>
        <w:spacing w:line="240" w:lineRule="auto"/>
        <w:jc w:val="both"/>
        <w:rPr>
          <w:rFonts w:ascii="Times New Roman" w:hAnsi="Times New Roman" w:cs="Times New Roman"/>
          <w:b w:val="0"/>
          <w:i/>
          <w:color w:val="auto"/>
          <w:sz w:val="24"/>
          <w:szCs w:val="24"/>
        </w:rPr>
      </w:pPr>
      <w:r w:rsidRPr="00BC6FB3">
        <w:rPr>
          <w:rFonts w:ascii="Times New Roman" w:hAnsi="Times New Roman" w:cs="Times New Roman"/>
          <w:b w:val="0"/>
          <w:i/>
          <w:color w:val="auto"/>
          <w:sz w:val="24"/>
          <w:szCs w:val="24"/>
        </w:rPr>
        <w:t>Таблица 1 - Организационный периметр</w:t>
      </w:r>
    </w:p>
    <w:tbl>
      <w:tblPr>
        <w:tblStyle w:val="52"/>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9243"/>
      </w:tblGrid>
      <w:tr w:rsidR="00425A51" w:rsidRPr="00BC6FB3" w14:paraId="4DFCA8E9" w14:textId="77777777" w:rsidTr="00C6420F">
        <w:trPr>
          <w:trHeight w:val="387"/>
        </w:trPr>
        <w:tc>
          <w:tcPr>
            <w:tcW w:w="822" w:type="dxa"/>
          </w:tcPr>
          <w:p w14:paraId="31E122E9" w14:textId="77777777" w:rsidR="00425A51" w:rsidRPr="00BC6FB3" w:rsidRDefault="00425A51" w:rsidP="00425A51">
            <w:pPr>
              <w:jc w:val="center"/>
              <w:rPr>
                <w:rFonts w:ascii="Times New Roman" w:hAnsi="Times New Roman" w:cs="Times New Roman"/>
                <w:bCs/>
                <w:color w:val="auto"/>
                <w:sz w:val="24"/>
                <w:szCs w:val="24"/>
              </w:rPr>
            </w:pPr>
            <w:bookmarkStart w:id="52" w:name="_1y810tw" w:colFirst="0" w:colLast="0"/>
            <w:bookmarkEnd w:id="52"/>
            <w:r w:rsidRPr="00BC6FB3">
              <w:rPr>
                <w:rFonts w:ascii="Times New Roman" w:hAnsi="Times New Roman" w:cs="Times New Roman"/>
                <w:bCs/>
                <w:color w:val="auto"/>
                <w:sz w:val="24"/>
                <w:szCs w:val="24"/>
              </w:rPr>
              <w:t>№</w:t>
            </w:r>
          </w:p>
        </w:tc>
        <w:tc>
          <w:tcPr>
            <w:tcW w:w="9243" w:type="dxa"/>
          </w:tcPr>
          <w:p w14:paraId="25050E27" w14:textId="77777777" w:rsidR="00425A51" w:rsidRPr="00BC6FB3" w:rsidRDefault="00425A51" w:rsidP="00425A51">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Департамент</w:t>
            </w:r>
          </w:p>
        </w:tc>
      </w:tr>
      <w:tr w:rsidR="00425A51" w:rsidRPr="00BC6FB3" w14:paraId="714EAFA3" w14:textId="77777777" w:rsidTr="00C6420F">
        <w:trPr>
          <w:trHeight w:val="375"/>
        </w:trPr>
        <w:tc>
          <w:tcPr>
            <w:tcW w:w="822" w:type="dxa"/>
          </w:tcPr>
          <w:p w14:paraId="70E8DC11"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1.</w:t>
            </w:r>
          </w:p>
        </w:tc>
        <w:tc>
          <w:tcPr>
            <w:tcW w:w="9243" w:type="dxa"/>
            <w:vAlign w:val="center"/>
          </w:tcPr>
          <w:p w14:paraId="304F67D2"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lang w:val="kk-KZ"/>
              </w:rPr>
              <w:t xml:space="preserve">Головной офис АО </w:t>
            </w:r>
            <w:r w:rsidRPr="00BC6FB3">
              <w:rPr>
                <w:rFonts w:ascii="Times New Roman" w:hAnsi="Times New Roman" w:cs="Times New Roman"/>
                <w:b w:val="0"/>
                <w:color w:val="auto"/>
                <w:sz w:val="24"/>
                <w:szCs w:val="24"/>
              </w:rPr>
              <w:t>«Алматинские электрические станции»</w:t>
            </w:r>
          </w:p>
        </w:tc>
      </w:tr>
      <w:tr w:rsidR="00425A51" w:rsidRPr="00BC6FB3" w14:paraId="2D091091" w14:textId="77777777" w:rsidTr="00C6420F">
        <w:trPr>
          <w:trHeight w:val="387"/>
        </w:trPr>
        <w:tc>
          <w:tcPr>
            <w:tcW w:w="822" w:type="dxa"/>
          </w:tcPr>
          <w:p w14:paraId="72B503F0"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2.</w:t>
            </w:r>
          </w:p>
        </w:tc>
        <w:tc>
          <w:tcPr>
            <w:tcW w:w="9243" w:type="dxa"/>
            <w:vAlign w:val="center"/>
          </w:tcPr>
          <w:p w14:paraId="2564F49E"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ТЭЦ-1 имени Б. Оразбаева</w:t>
            </w:r>
          </w:p>
        </w:tc>
      </w:tr>
      <w:tr w:rsidR="00425A51" w:rsidRPr="00BC6FB3" w14:paraId="4A4A339B" w14:textId="77777777" w:rsidTr="00C6420F">
        <w:trPr>
          <w:trHeight w:val="387"/>
        </w:trPr>
        <w:tc>
          <w:tcPr>
            <w:tcW w:w="822" w:type="dxa"/>
          </w:tcPr>
          <w:p w14:paraId="4FCD42DF"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3.</w:t>
            </w:r>
          </w:p>
        </w:tc>
        <w:tc>
          <w:tcPr>
            <w:tcW w:w="9243" w:type="dxa"/>
            <w:vAlign w:val="center"/>
          </w:tcPr>
          <w:p w14:paraId="108B47B2"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ТЭЦ-2 имени А. Жакутова</w:t>
            </w:r>
          </w:p>
        </w:tc>
      </w:tr>
      <w:tr w:rsidR="00425A51" w:rsidRPr="00BC6FB3" w14:paraId="6EAF9A37" w14:textId="77777777" w:rsidTr="00C6420F">
        <w:trPr>
          <w:trHeight w:val="375"/>
        </w:trPr>
        <w:tc>
          <w:tcPr>
            <w:tcW w:w="822" w:type="dxa"/>
          </w:tcPr>
          <w:p w14:paraId="1BAAA724"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4.</w:t>
            </w:r>
          </w:p>
        </w:tc>
        <w:tc>
          <w:tcPr>
            <w:tcW w:w="9243" w:type="dxa"/>
            <w:vAlign w:val="center"/>
          </w:tcPr>
          <w:p w14:paraId="7CDABDC8"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ТЭЦ-3</w:t>
            </w:r>
          </w:p>
        </w:tc>
      </w:tr>
      <w:tr w:rsidR="00425A51" w:rsidRPr="00BC6FB3" w14:paraId="0C4499FB" w14:textId="77777777" w:rsidTr="00C6420F">
        <w:trPr>
          <w:trHeight w:val="387"/>
        </w:trPr>
        <w:tc>
          <w:tcPr>
            <w:tcW w:w="822" w:type="dxa"/>
          </w:tcPr>
          <w:p w14:paraId="61BC13D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5.</w:t>
            </w:r>
          </w:p>
        </w:tc>
        <w:tc>
          <w:tcPr>
            <w:tcW w:w="9243" w:type="dxa"/>
            <w:vAlign w:val="center"/>
          </w:tcPr>
          <w:p w14:paraId="0752BDB6"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Западный тепловой комплекс</w:t>
            </w:r>
          </w:p>
        </w:tc>
      </w:tr>
      <w:tr w:rsidR="00425A51" w:rsidRPr="00BC6FB3" w14:paraId="5A8B2140" w14:textId="77777777" w:rsidTr="00C6420F">
        <w:trPr>
          <w:trHeight w:val="387"/>
        </w:trPr>
        <w:tc>
          <w:tcPr>
            <w:tcW w:w="822" w:type="dxa"/>
          </w:tcPr>
          <w:p w14:paraId="3ED3E1C3"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6.</w:t>
            </w:r>
          </w:p>
        </w:tc>
        <w:tc>
          <w:tcPr>
            <w:tcW w:w="9243" w:type="dxa"/>
            <w:vAlign w:val="center"/>
          </w:tcPr>
          <w:p w14:paraId="6188DCCA"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Капшагайская ГЭС имени Ш. Чокина</w:t>
            </w:r>
          </w:p>
        </w:tc>
      </w:tr>
      <w:tr w:rsidR="00425A51" w:rsidRPr="00BC6FB3" w14:paraId="71481753" w14:textId="77777777" w:rsidTr="00C6420F">
        <w:trPr>
          <w:trHeight w:val="387"/>
        </w:trPr>
        <w:tc>
          <w:tcPr>
            <w:tcW w:w="822" w:type="dxa"/>
            <w:shd w:val="clear" w:color="auto" w:fill="auto"/>
          </w:tcPr>
          <w:p w14:paraId="2687755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7.</w:t>
            </w:r>
          </w:p>
        </w:tc>
        <w:tc>
          <w:tcPr>
            <w:tcW w:w="9243" w:type="dxa"/>
            <w:shd w:val="clear" w:color="auto" w:fill="auto"/>
            <w:vAlign w:val="center"/>
          </w:tcPr>
          <w:p w14:paraId="35AE0D7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Производственно-ремонтное предприятие "Энергоремонт"</w:t>
            </w:r>
          </w:p>
        </w:tc>
      </w:tr>
      <w:tr w:rsidR="00425A51" w:rsidRPr="00BC6FB3" w14:paraId="16F9FE2C" w14:textId="77777777" w:rsidTr="00C6420F">
        <w:trPr>
          <w:trHeight w:val="387"/>
        </w:trPr>
        <w:tc>
          <w:tcPr>
            <w:tcW w:w="822" w:type="dxa"/>
            <w:shd w:val="clear" w:color="auto" w:fill="auto"/>
          </w:tcPr>
          <w:p w14:paraId="75B3BDB7"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lastRenderedPageBreak/>
              <w:t>8.</w:t>
            </w:r>
          </w:p>
        </w:tc>
        <w:tc>
          <w:tcPr>
            <w:tcW w:w="9243" w:type="dxa"/>
            <w:shd w:val="clear" w:color="auto" w:fill="auto"/>
            <w:vAlign w:val="center"/>
          </w:tcPr>
          <w:p w14:paraId="0B820B59"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Каскад ГЭС</w:t>
            </w:r>
          </w:p>
        </w:tc>
      </w:tr>
      <w:tr w:rsidR="00425A51" w:rsidRPr="00BC6FB3" w14:paraId="4239A2DA" w14:textId="77777777" w:rsidTr="00C6420F">
        <w:trPr>
          <w:trHeight w:val="375"/>
        </w:trPr>
        <w:tc>
          <w:tcPr>
            <w:tcW w:w="822" w:type="dxa"/>
            <w:shd w:val="clear" w:color="auto" w:fill="auto"/>
          </w:tcPr>
          <w:p w14:paraId="0F98913D"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9.</w:t>
            </w:r>
          </w:p>
        </w:tc>
        <w:tc>
          <w:tcPr>
            <w:tcW w:w="9243" w:type="dxa"/>
            <w:vAlign w:val="center"/>
          </w:tcPr>
          <w:p w14:paraId="6B088DED"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Центр приема и выгрузки топлива</w:t>
            </w:r>
          </w:p>
        </w:tc>
      </w:tr>
    </w:tbl>
    <w:p w14:paraId="244CC3AC" w14:textId="762F22F2" w:rsidR="00425A51" w:rsidRPr="00BC6FB3" w:rsidRDefault="00425A51" w:rsidP="00503069">
      <w:pPr>
        <w:pStyle w:val="1"/>
        <w:rPr>
          <w:rFonts w:ascii="Times New Roman" w:hAnsi="Times New Roman" w:cs="Times New Roman"/>
          <w:bCs/>
          <w:color w:val="auto"/>
          <w:sz w:val="24"/>
          <w:szCs w:val="24"/>
        </w:rPr>
      </w:pPr>
      <w:bookmarkStart w:id="53" w:name="_Toc178699220"/>
      <w:bookmarkStart w:id="54" w:name="_Toc178715507"/>
      <w:bookmarkStart w:id="55" w:name="_Toc181263028"/>
      <w:r w:rsidRPr="00BC6FB3">
        <w:rPr>
          <w:rFonts w:ascii="Times New Roman" w:hAnsi="Times New Roman" w:cs="Times New Roman"/>
          <w:bCs/>
          <w:color w:val="auto"/>
          <w:sz w:val="24"/>
          <w:szCs w:val="24"/>
        </w:rPr>
        <w:t>3.2 Метод учета используемый для учета</w:t>
      </w:r>
      <w:bookmarkEnd w:id="53"/>
      <w:bookmarkEnd w:id="54"/>
      <w:bookmarkEnd w:id="55"/>
      <w:r w:rsidRPr="00BC6FB3">
        <w:rPr>
          <w:rFonts w:ascii="Times New Roman" w:hAnsi="Times New Roman" w:cs="Times New Roman"/>
          <w:bCs/>
          <w:color w:val="auto"/>
          <w:sz w:val="24"/>
          <w:szCs w:val="24"/>
        </w:rPr>
        <w:t xml:space="preserve"> </w:t>
      </w:r>
    </w:p>
    <w:p w14:paraId="2FFB524F" w14:textId="77777777" w:rsidR="00425A51" w:rsidRPr="00BC6FB3" w:rsidRDefault="00425A51" w:rsidP="00425A51">
      <w:pPr>
        <w:pStyle w:val="af6"/>
        <w:spacing w:before="0" w:beforeAutospacing="0" w:after="240" w:afterAutospacing="0"/>
        <w:ind w:firstLine="567"/>
        <w:jc w:val="both"/>
      </w:pPr>
      <w:r w:rsidRPr="00BC6FB3">
        <w:t xml:space="preserve">АО «АлЭС» применяет метод учёта </w:t>
      </w:r>
      <w:r w:rsidRPr="00BC6FB3">
        <w:rPr>
          <w:lang w:val="en-US"/>
        </w:rPr>
        <w:t>FIFO</w:t>
      </w:r>
      <w:r w:rsidRPr="00BC6FB3">
        <w:t xml:space="preserve"> (</w:t>
      </w:r>
      <w:r w:rsidRPr="00BC6FB3">
        <w:rPr>
          <w:lang w:val="en-US"/>
        </w:rPr>
        <w:t>First</w:t>
      </w:r>
      <w:r w:rsidRPr="00BC6FB3">
        <w:t xml:space="preserve"> </w:t>
      </w:r>
      <w:r w:rsidRPr="00BC6FB3">
        <w:rPr>
          <w:lang w:val="en-US"/>
        </w:rPr>
        <w:t>In</w:t>
      </w:r>
      <w:r w:rsidRPr="00BC6FB3">
        <w:t xml:space="preserve">, </w:t>
      </w:r>
      <w:r w:rsidRPr="00BC6FB3">
        <w:rPr>
          <w:lang w:val="en-US"/>
        </w:rPr>
        <w:t>First</w:t>
      </w:r>
      <w:r w:rsidRPr="00BC6FB3">
        <w:t xml:space="preserve"> </w:t>
      </w:r>
      <w:r w:rsidRPr="00BC6FB3">
        <w:rPr>
          <w:lang w:val="en-US"/>
        </w:rPr>
        <w:t>Out</w:t>
      </w:r>
      <w:r w:rsidRPr="00BC6FB3">
        <w:t>) для ТМЦ. Этот метод означает, что первые поступившие на склад партии товаров списываются и используются первыми. Это помогает точно отслеживать запасы, минимизировать потери от просроченных товаров и оптимизировать складские операции.</w:t>
      </w:r>
    </w:p>
    <w:p w14:paraId="036A2E0F" w14:textId="034E3785" w:rsidR="00425A51" w:rsidRDefault="00425A51" w:rsidP="00425A51">
      <w:pPr>
        <w:pStyle w:val="af6"/>
        <w:spacing w:before="0" w:beforeAutospacing="0" w:after="240" w:afterAutospacing="0"/>
        <w:ind w:firstLine="567"/>
        <w:jc w:val="both"/>
      </w:pPr>
      <w:r w:rsidRPr="00BC6FB3">
        <w:rPr>
          <w:lang w:val="en-US"/>
        </w:rPr>
        <w:t>FIFO</w:t>
      </w:r>
      <w:r w:rsidRPr="00BC6FB3">
        <w:t xml:space="preserve"> позволяет списывать или выдавать ТМЦ в той последовательности, в которой они поступили на склад. Таким образом, при использовании ТМЦ сначала учитываются те партии, которые были закуплены ранее. Это особенно важно при учёте материалов или товаров с ограниченным сроком годности.</w:t>
      </w:r>
    </w:p>
    <w:p w14:paraId="6AB48C3B" w14:textId="4CE53531" w:rsidR="00204A64" w:rsidRPr="00204A64" w:rsidRDefault="00204A64" w:rsidP="00204A64">
      <w:pPr>
        <w:pStyle w:val="af6"/>
        <w:spacing w:before="0" w:beforeAutospacing="0" w:after="240" w:afterAutospacing="0"/>
        <w:jc w:val="both"/>
        <w:outlineLvl w:val="0"/>
        <w:rPr>
          <w:b/>
          <w:bCs/>
        </w:rPr>
      </w:pPr>
      <w:bookmarkStart w:id="56" w:name="_Toc181263029"/>
      <w:r w:rsidRPr="00204A64">
        <w:rPr>
          <w:b/>
          <w:bCs/>
        </w:rPr>
        <w:t xml:space="preserve">3.3 </w:t>
      </w:r>
      <w:r w:rsidR="0059602B" w:rsidRPr="0059602B">
        <w:rPr>
          <w:b/>
          <w:bCs/>
        </w:rPr>
        <w:t>Идентификация</w:t>
      </w:r>
      <w:r w:rsidR="00DC62B9" w:rsidRPr="0059602B">
        <w:rPr>
          <w:b/>
          <w:bCs/>
        </w:rPr>
        <w:t xml:space="preserve"> </w:t>
      </w:r>
      <w:r w:rsidR="0059602B">
        <w:rPr>
          <w:b/>
          <w:bCs/>
        </w:rPr>
        <w:t>департаментов</w:t>
      </w:r>
      <w:bookmarkEnd w:id="56"/>
    </w:p>
    <w:p w14:paraId="77329442" w14:textId="4C2E84AB" w:rsidR="00DC62B9" w:rsidRPr="00DC62B9" w:rsidRDefault="00DC62B9" w:rsidP="00866DE2">
      <w:pPr>
        <w:spacing w:line="240" w:lineRule="auto"/>
        <w:ind w:firstLine="567"/>
        <w:jc w:val="both"/>
        <w:rPr>
          <w:rFonts w:ascii="Times New Roman" w:eastAsia="Times New Roman" w:hAnsi="Times New Roman" w:cs="Times New Roman"/>
          <w:b w:val="0"/>
          <w:color w:val="auto"/>
          <w:sz w:val="24"/>
          <w:szCs w:val="24"/>
        </w:rPr>
      </w:pPr>
      <w:r w:rsidRPr="00DC62B9">
        <w:rPr>
          <w:rFonts w:ascii="Times New Roman" w:eastAsia="Times New Roman" w:hAnsi="Times New Roman" w:cs="Times New Roman"/>
          <w:b w:val="0"/>
          <w:color w:val="auto"/>
          <w:sz w:val="24"/>
          <w:szCs w:val="24"/>
        </w:rPr>
        <w:t>В системе 1С</w:t>
      </w:r>
      <w:r>
        <w:rPr>
          <w:rFonts w:ascii="Times New Roman" w:eastAsia="Times New Roman" w:hAnsi="Times New Roman" w:cs="Times New Roman"/>
          <w:b w:val="0"/>
          <w:color w:val="auto"/>
          <w:sz w:val="24"/>
          <w:szCs w:val="24"/>
        </w:rPr>
        <w:t>:</w:t>
      </w:r>
      <w:r w:rsidR="0059602B">
        <w:rPr>
          <w:rFonts w:ascii="Times New Roman" w:eastAsia="Times New Roman" w:hAnsi="Times New Roman" w:cs="Times New Roman"/>
          <w:b w:val="0"/>
          <w:color w:val="auto"/>
          <w:sz w:val="24"/>
          <w:szCs w:val="24"/>
        </w:rPr>
        <w:t xml:space="preserve"> </w:t>
      </w:r>
      <w:r>
        <w:rPr>
          <w:rFonts w:ascii="Times New Roman" w:eastAsia="Times New Roman" w:hAnsi="Times New Roman" w:cs="Times New Roman"/>
          <w:b w:val="0"/>
          <w:color w:val="auto"/>
          <w:sz w:val="24"/>
          <w:szCs w:val="24"/>
        </w:rPr>
        <w:t>УПП</w:t>
      </w:r>
      <w:r w:rsidRPr="00DC62B9">
        <w:rPr>
          <w:rFonts w:ascii="Times New Roman" w:eastAsia="Times New Roman" w:hAnsi="Times New Roman" w:cs="Times New Roman"/>
          <w:b w:val="0"/>
          <w:color w:val="auto"/>
          <w:sz w:val="24"/>
          <w:szCs w:val="24"/>
        </w:rPr>
        <w:t>, для учета ОС каждому департаменту присвоен уникальный идентификатор. Идентификатор — это набор цифр, который используется в начале инвентарного номера для однозначной идентификации активов, принадлежащих конкретному департаменту.</w:t>
      </w:r>
    </w:p>
    <w:p w14:paraId="2EF523F7" w14:textId="65493734" w:rsidR="00DC62B9" w:rsidRDefault="00DC62B9" w:rsidP="00866DE2">
      <w:pPr>
        <w:spacing w:line="240" w:lineRule="auto"/>
        <w:ind w:firstLine="567"/>
        <w:jc w:val="both"/>
        <w:rPr>
          <w:rFonts w:ascii="Times New Roman" w:eastAsia="Times New Roman" w:hAnsi="Times New Roman" w:cs="Times New Roman"/>
          <w:b w:val="0"/>
          <w:color w:val="auto"/>
          <w:sz w:val="24"/>
          <w:szCs w:val="24"/>
        </w:rPr>
      </w:pPr>
      <w:r w:rsidRPr="00DC62B9">
        <w:rPr>
          <w:rFonts w:ascii="Times New Roman" w:eastAsia="Times New Roman" w:hAnsi="Times New Roman" w:cs="Times New Roman"/>
          <w:b w:val="0"/>
          <w:color w:val="auto"/>
          <w:sz w:val="24"/>
          <w:szCs w:val="24"/>
        </w:rPr>
        <w:t>Этот механизм помогает организовать учет таким образом, что инвентарные номера начинают с определенной цифры или набора цифр, которые соответствуют конкретному департаменту. Таким образом, по инвентарному номеру можно легко определить, в каком департаменте находится тот или иной актив.</w:t>
      </w:r>
    </w:p>
    <w:p w14:paraId="2375C84D" w14:textId="7F613E8C" w:rsidR="00540A8F" w:rsidRPr="00DC62B9" w:rsidRDefault="002D731D" w:rsidP="00866DE2">
      <w:pPr>
        <w:spacing w:line="240" w:lineRule="auto"/>
        <w:ind w:firstLine="567"/>
        <w:jc w:val="both"/>
        <w:rPr>
          <w:rFonts w:ascii="Times New Roman" w:eastAsia="Times New Roman" w:hAnsi="Times New Roman" w:cs="Times New Roman"/>
          <w:b w:val="0"/>
          <w:color w:val="auto"/>
          <w:sz w:val="24"/>
          <w:szCs w:val="24"/>
        </w:rPr>
      </w:pPr>
      <w:r w:rsidRPr="002D731D">
        <w:rPr>
          <w:rFonts w:ascii="Times New Roman" w:eastAsia="Times New Roman" w:hAnsi="Times New Roman" w:cs="Times New Roman"/>
          <w:b w:val="0"/>
          <w:color w:val="auto"/>
          <w:sz w:val="24"/>
          <w:szCs w:val="24"/>
        </w:rPr>
        <w:t>В системе 1С: УПП для учета товарно-материальных ценностей каждому департаменту присваивается уникальный префикс, состоящий из трёх символов. Обычно префикс формируется из первых трёх букв названия департамента или его аббревиатуры.</w:t>
      </w:r>
    </w:p>
    <w:tbl>
      <w:tblPr>
        <w:tblStyle w:val="52"/>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5132"/>
        <w:gridCol w:w="2268"/>
        <w:gridCol w:w="1984"/>
      </w:tblGrid>
      <w:tr w:rsidR="00540A8F" w:rsidRPr="00BC6FB3" w14:paraId="60D370BF" w14:textId="0B9EF77C" w:rsidTr="00540A8F">
        <w:trPr>
          <w:trHeight w:val="387"/>
        </w:trPr>
        <w:tc>
          <w:tcPr>
            <w:tcW w:w="822" w:type="dxa"/>
          </w:tcPr>
          <w:p w14:paraId="593DDCCF" w14:textId="77777777" w:rsidR="00540A8F" w:rsidRPr="00BC6FB3" w:rsidRDefault="00540A8F" w:rsidP="006F243E">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w:t>
            </w:r>
          </w:p>
        </w:tc>
        <w:tc>
          <w:tcPr>
            <w:tcW w:w="5132" w:type="dxa"/>
          </w:tcPr>
          <w:p w14:paraId="354CDD52" w14:textId="77777777" w:rsidR="00540A8F" w:rsidRPr="00BC6FB3" w:rsidRDefault="00540A8F" w:rsidP="006F243E">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Департамент</w:t>
            </w:r>
          </w:p>
        </w:tc>
        <w:tc>
          <w:tcPr>
            <w:tcW w:w="2268" w:type="dxa"/>
          </w:tcPr>
          <w:p w14:paraId="47A7764C" w14:textId="6CC7F056" w:rsidR="00540A8F" w:rsidRPr="00BC6FB3" w:rsidRDefault="00540A8F" w:rsidP="006F243E">
            <w:pPr>
              <w:jc w:val="center"/>
              <w:rPr>
                <w:rFonts w:ascii="Times New Roman" w:hAnsi="Times New Roman" w:cs="Times New Roman"/>
                <w:bCs/>
                <w:color w:val="auto"/>
                <w:sz w:val="24"/>
                <w:szCs w:val="24"/>
              </w:rPr>
            </w:pPr>
            <w:r>
              <w:rPr>
                <w:rFonts w:ascii="Times New Roman" w:hAnsi="Times New Roman" w:cs="Times New Roman"/>
                <w:bCs/>
                <w:color w:val="auto"/>
                <w:sz w:val="24"/>
                <w:szCs w:val="24"/>
              </w:rPr>
              <w:t>Идентификатор ОС</w:t>
            </w:r>
          </w:p>
        </w:tc>
        <w:tc>
          <w:tcPr>
            <w:tcW w:w="1984" w:type="dxa"/>
          </w:tcPr>
          <w:p w14:paraId="6C891009" w14:textId="3332B604" w:rsidR="00540A8F" w:rsidRDefault="00540A8F" w:rsidP="006F243E">
            <w:pPr>
              <w:jc w:val="center"/>
              <w:rPr>
                <w:rFonts w:ascii="Times New Roman" w:hAnsi="Times New Roman" w:cs="Times New Roman"/>
                <w:bCs/>
                <w:color w:val="auto"/>
                <w:sz w:val="24"/>
                <w:szCs w:val="24"/>
              </w:rPr>
            </w:pPr>
            <w:r>
              <w:rPr>
                <w:rFonts w:ascii="Times New Roman" w:hAnsi="Times New Roman" w:cs="Times New Roman"/>
                <w:bCs/>
                <w:color w:val="auto"/>
                <w:sz w:val="24"/>
                <w:szCs w:val="24"/>
              </w:rPr>
              <w:t>Префикс ТМЦ</w:t>
            </w:r>
          </w:p>
        </w:tc>
      </w:tr>
      <w:tr w:rsidR="00540A8F" w:rsidRPr="00BC6FB3" w14:paraId="31445DE6" w14:textId="61391EBF" w:rsidTr="00540A8F">
        <w:trPr>
          <w:trHeight w:val="375"/>
        </w:trPr>
        <w:tc>
          <w:tcPr>
            <w:tcW w:w="822" w:type="dxa"/>
          </w:tcPr>
          <w:p w14:paraId="2A99470D"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1.</w:t>
            </w:r>
          </w:p>
        </w:tc>
        <w:tc>
          <w:tcPr>
            <w:tcW w:w="5132" w:type="dxa"/>
            <w:vAlign w:val="center"/>
          </w:tcPr>
          <w:p w14:paraId="55477445"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lang w:val="kk-KZ"/>
              </w:rPr>
              <w:t xml:space="preserve">Головной офис АО </w:t>
            </w:r>
            <w:r w:rsidRPr="00BC6FB3">
              <w:rPr>
                <w:rFonts w:ascii="Times New Roman" w:hAnsi="Times New Roman" w:cs="Times New Roman"/>
                <w:b w:val="0"/>
                <w:color w:val="auto"/>
                <w:sz w:val="24"/>
                <w:szCs w:val="24"/>
              </w:rPr>
              <w:t>«Алматинские электрические станции»</w:t>
            </w:r>
          </w:p>
        </w:tc>
        <w:tc>
          <w:tcPr>
            <w:tcW w:w="2268" w:type="dxa"/>
          </w:tcPr>
          <w:p w14:paraId="79F2E3B0" w14:textId="1F88CCE9" w:rsidR="00540A8F" w:rsidRPr="00BC6FB3" w:rsidRDefault="00540A8F" w:rsidP="00204A64">
            <w:pPr>
              <w:jc w:val="center"/>
              <w:rPr>
                <w:rFonts w:ascii="Times New Roman" w:hAnsi="Times New Roman" w:cs="Times New Roman"/>
                <w:b w:val="0"/>
                <w:color w:val="auto"/>
                <w:sz w:val="24"/>
                <w:szCs w:val="24"/>
                <w:lang w:val="kk-KZ"/>
              </w:rPr>
            </w:pPr>
            <w:r>
              <w:rPr>
                <w:rFonts w:ascii="Times New Roman" w:hAnsi="Times New Roman" w:cs="Times New Roman"/>
                <w:b w:val="0"/>
                <w:color w:val="auto"/>
                <w:sz w:val="24"/>
                <w:szCs w:val="24"/>
                <w:lang w:val="kk-KZ"/>
              </w:rPr>
              <w:t>70</w:t>
            </w:r>
          </w:p>
        </w:tc>
        <w:tc>
          <w:tcPr>
            <w:tcW w:w="1984" w:type="dxa"/>
          </w:tcPr>
          <w:p w14:paraId="675D6F42" w14:textId="20F6C076" w:rsidR="00540A8F" w:rsidRDefault="00836960" w:rsidP="00204A64">
            <w:pPr>
              <w:jc w:val="center"/>
              <w:rPr>
                <w:rFonts w:ascii="Times New Roman" w:hAnsi="Times New Roman" w:cs="Times New Roman"/>
                <w:b w:val="0"/>
                <w:color w:val="auto"/>
                <w:sz w:val="24"/>
                <w:szCs w:val="24"/>
                <w:lang w:val="kk-KZ"/>
              </w:rPr>
            </w:pPr>
            <w:r>
              <w:rPr>
                <w:rFonts w:ascii="Times New Roman" w:hAnsi="Times New Roman" w:cs="Times New Roman"/>
                <w:b w:val="0"/>
                <w:color w:val="auto"/>
                <w:sz w:val="24"/>
                <w:szCs w:val="24"/>
                <w:lang w:val="kk-KZ"/>
              </w:rPr>
              <w:t>Але</w:t>
            </w:r>
          </w:p>
        </w:tc>
      </w:tr>
      <w:tr w:rsidR="00540A8F" w:rsidRPr="00BC6FB3" w14:paraId="15D5BC77" w14:textId="06822A12" w:rsidTr="00540A8F">
        <w:trPr>
          <w:trHeight w:val="387"/>
        </w:trPr>
        <w:tc>
          <w:tcPr>
            <w:tcW w:w="822" w:type="dxa"/>
          </w:tcPr>
          <w:p w14:paraId="26D30A70"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2.</w:t>
            </w:r>
          </w:p>
        </w:tc>
        <w:tc>
          <w:tcPr>
            <w:tcW w:w="5132" w:type="dxa"/>
            <w:vAlign w:val="center"/>
          </w:tcPr>
          <w:p w14:paraId="094421EA"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ТЭЦ-1 имени Б. Оразбаева</w:t>
            </w:r>
          </w:p>
        </w:tc>
        <w:tc>
          <w:tcPr>
            <w:tcW w:w="2268" w:type="dxa"/>
          </w:tcPr>
          <w:p w14:paraId="3EF6D14F" w14:textId="7AB34EA1"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26</w:t>
            </w:r>
          </w:p>
        </w:tc>
        <w:tc>
          <w:tcPr>
            <w:tcW w:w="1984" w:type="dxa"/>
          </w:tcPr>
          <w:p w14:paraId="4A94A804" w14:textId="35ECE001"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ТЦ1</w:t>
            </w:r>
          </w:p>
        </w:tc>
      </w:tr>
      <w:tr w:rsidR="00540A8F" w:rsidRPr="00BC6FB3" w14:paraId="2EBDE570" w14:textId="43FE7320" w:rsidTr="00540A8F">
        <w:trPr>
          <w:trHeight w:val="387"/>
        </w:trPr>
        <w:tc>
          <w:tcPr>
            <w:tcW w:w="822" w:type="dxa"/>
          </w:tcPr>
          <w:p w14:paraId="43ABEC62"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3.</w:t>
            </w:r>
          </w:p>
        </w:tc>
        <w:tc>
          <w:tcPr>
            <w:tcW w:w="5132" w:type="dxa"/>
            <w:vAlign w:val="center"/>
          </w:tcPr>
          <w:p w14:paraId="35984C8F"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ТЭЦ-2 имени А. Жакутова</w:t>
            </w:r>
          </w:p>
        </w:tc>
        <w:tc>
          <w:tcPr>
            <w:tcW w:w="2268" w:type="dxa"/>
          </w:tcPr>
          <w:p w14:paraId="32D519E0" w14:textId="4BDC7F9B"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10</w:t>
            </w:r>
          </w:p>
        </w:tc>
        <w:tc>
          <w:tcPr>
            <w:tcW w:w="1984" w:type="dxa"/>
          </w:tcPr>
          <w:p w14:paraId="13936C04" w14:textId="36F088D1"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ТЦ2</w:t>
            </w:r>
          </w:p>
        </w:tc>
      </w:tr>
      <w:tr w:rsidR="00540A8F" w:rsidRPr="00BC6FB3" w14:paraId="19E56302" w14:textId="19A3A3AE" w:rsidTr="00540A8F">
        <w:trPr>
          <w:trHeight w:val="375"/>
        </w:trPr>
        <w:tc>
          <w:tcPr>
            <w:tcW w:w="822" w:type="dxa"/>
          </w:tcPr>
          <w:p w14:paraId="4617CB36"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4.</w:t>
            </w:r>
          </w:p>
        </w:tc>
        <w:tc>
          <w:tcPr>
            <w:tcW w:w="5132" w:type="dxa"/>
            <w:vAlign w:val="center"/>
          </w:tcPr>
          <w:p w14:paraId="19DBA213"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ТЭЦ-3</w:t>
            </w:r>
          </w:p>
        </w:tc>
        <w:tc>
          <w:tcPr>
            <w:tcW w:w="2268" w:type="dxa"/>
          </w:tcPr>
          <w:p w14:paraId="4390C488" w14:textId="6F5E6393"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01</w:t>
            </w:r>
          </w:p>
        </w:tc>
        <w:tc>
          <w:tcPr>
            <w:tcW w:w="1984" w:type="dxa"/>
          </w:tcPr>
          <w:p w14:paraId="35CB15F7" w14:textId="22B18005"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ТЦ3</w:t>
            </w:r>
          </w:p>
        </w:tc>
      </w:tr>
      <w:tr w:rsidR="00540A8F" w:rsidRPr="00BC6FB3" w14:paraId="692CEA5E" w14:textId="4B1670B5" w:rsidTr="00540A8F">
        <w:trPr>
          <w:trHeight w:val="387"/>
        </w:trPr>
        <w:tc>
          <w:tcPr>
            <w:tcW w:w="822" w:type="dxa"/>
          </w:tcPr>
          <w:p w14:paraId="10140EBC"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5.</w:t>
            </w:r>
          </w:p>
        </w:tc>
        <w:tc>
          <w:tcPr>
            <w:tcW w:w="5132" w:type="dxa"/>
            <w:vAlign w:val="center"/>
          </w:tcPr>
          <w:p w14:paraId="6C85EEF4"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Западный тепловой комплекс</w:t>
            </w:r>
          </w:p>
        </w:tc>
        <w:tc>
          <w:tcPr>
            <w:tcW w:w="2268" w:type="dxa"/>
          </w:tcPr>
          <w:p w14:paraId="0CD8A61E" w14:textId="250F2998"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30</w:t>
            </w:r>
          </w:p>
        </w:tc>
        <w:tc>
          <w:tcPr>
            <w:tcW w:w="1984" w:type="dxa"/>
          </w:tcPr>
          <w:p w14:paraId="36EEB0A3" w14:textId="4D3CAB00"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ЗТК</w:t>
            </w:r>
          </w:p>
        </w:tc>
      </w:tr>
      <w:tr w:rsidR="00540A8F" w:rsidRPr="00BC6FB3" w14:paraId="5E6E7ACE" w14:textId="7DFB31BB" w:rsidTr="00540A8F">
        <w:trPr>
          <w:trHeight w:val="387"/>
        </w:trPr>
        <w:tc>
          <w:tcPr>
            <w:tcW w:w="822" w:type="dxa"/>
          </w:tcPr>
          <w:p w14:paraId="7B280F5B"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6.</w:t>
            </w:r>
          </w:p>
        </w:tc>
        <w:tc>
          <w:tcPr>
            <w:tcW w:w="5132" w:type="dxa"/>
            <w:vAlign w:val="center"/>
          </w:tcPr>
          <w:p w14:paraId="4AE215E3"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Капшагайская ГЭС имени Ш. Чокина</w:t>
            </w:r>
          </w:p>
        </w:tc>
        <w:tc>
          <w:tcPr>
            <w:tcW w:w="2268" w:type="dxa"/>
          </w:tcPr>
          <w:p w14:paraId="5EED85E0" w14:textId="2077B19E"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31</w:t>
            </w:r>
          </w:p>
        </w:tc>
        <w:tc>
          <w:tcPr>
            <w:tcW w:w="1984" w:type="dxa"/>
          </w:tcPr>
          <w:p w14:paraId="28AFCEF1" w14:textId="602B9FFC"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Кпч</w:t>
            </w:r>
          </w:p>
        </w:tc>
      </w:tr>
      <w:tr w:rsidR="00540A8F" w:rsidRPr="00BC6FB3" w14:paraId="5131DBF5" w14:textId="7BA2BEB3" w:rsidTr="00540A8F">
        <w:trPr>
          <w:trHeight w:val="387"/>
        </w:trPr>
        <w:tc>
          <w:tcPr>
            <w:tcW w:w="822" w:type="dxa"/>
            <w:shd w:val="clear" w:color="auto" w:fill="auto"/>
          </w:tcPr>
          <w:p w14:paraId="4F6A2CC4"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7.</w:t>
            </w:r>
          </w:p>
        </w:tc>
        <w:tc>
          <w:tcPr>
            <w:tcW w:w="5132" w:type="dxa"/>
            <w:shd w:val="clear" w:color="auto" w:fill="auto"/>
            <w:vAlign w:val="center"/>
          </w:tcPr>
          <w:p w14:paraId="374445AD"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Производственно-ремонтное предприятие "Энергоремонт"</w:t>
            </w:r>
          </w:p>
        </w:tc>
        <w:tc>
          <w:tcPr>
            <w:tcW w:w="2268" w:type="dxa"/>
          </w:tcPr>
          <w:p w14:paraId="7FB5C24D" w14:textId="4A4EC4E6"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99</w:t>
            </w:r>
          </w:p>
        </w:tc>
        <w:tc>
          <w:tcPr>
            <w:tcW w:w="1984" w:type="dxa"/>
          </w:tcPr>
          <w:p w14:paraId="2D7AE059" w14:textId="72BF0773"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Прп</w:t>
            </w:r>
          </w:p>
        </w:tc>
      </w:tr>
      <w:tr w:rsidR="00540A8F" w:rsidRPr="00BC6FB3" w14:paraId="1EB5CD99" w14:textId="5DFD91F8" w:rsidTr="00540A8F">
        <w:trPr>
          <w:trHeight w:val="387"/>
        </w:trPr>
        <w:tc>
          <w:tcPr>
            <w:tcW w:w="822" w:type="dxa"/>
            <w:shd w:val="clear" w:color="auto" w:fill="auto"/>
          </w:tcPr>
          <w:p w14:paraId="00D0253E"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8.</w:t>
            </w:r>
          </w:p>
        </w:tc>
        <w:tc>
          <w:tcPr>
            <w:tcW w:w="5132" w:type="dxa"/>
            <w:shd w:val="clear" w:color="auto" w:fill="auto"/>
            <w:vAlign w:val="center"/>
          </w:tcPr>
          <w:p w14:paraId="4C3169D4"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Каскад ГЭС</w:t>
            </w:r>
          </w:p>
        </w:tc>
        <w:tc>
          <w:tcPr>
            <w:tcW w:w="2268" w:type="dxa"/>
          </w:tcPr>
          <w:p w14:paraId="4B07487E" w14:textId="3A7CB545"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32</w:t>
            </w:r>
          </w:p>
        </w:tc>
        <w:tc>
          <w:tcPr>
            <w:tcW w:w="1984" w:type="dxa"/>
          </w:tcPr>
          <w:p w14:paraId="63D5B68D" w14:textId="6FC66B17"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Кск</w:t>
            </w:r>
          </w:p>
        </w:tc>
      </w:tr>
      <w:tr w:rsidR="00540A8F" w:rsidRPr="00BC6FB3" w14:paraId="37142A82" w14:textId="18C928CD" w:rsidTr="00540A8F">
        <w:trPr>
          <w:trHeight w:val="375"/>
        </w:trPr>
        <w:tc>
          <w:tcPr>
            <w:tcW w:w="822" w:type="dxa"/>
            <w:shd w:val="clear" w:color="auto" w:fill="auto"/>
          </w:tcPr>
          <w:p w14:paraId="3F9D34E2"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9.</w:t>
            </w:r>
          </w:p>
        </w:tc>
        <w:tc>
          <w:tcPr>
            <w:tcW w:w="5132" w:type="dxa"/>
            <w:vAlign w:val="center"/>
          </w:tcPr>
          <w:p w14:paraId="0D0294D3"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Центр приема и выгрузки топлива</w:t>
            </w:r>
          </w:p>
        </w:tc>
        <w:tc>
          <w:tcPr>
            <w:tcW w:w="2268" w:type="dxa"/>
          </w:tcPr>
          <w:p w14:paraId="2B4A1B59" w14:textId="6D6F35A1"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60</w:t>
            </w:r>
          </w:p>
        </w:tc>
        <w:tc>
          <w:tcPr>
            <w:tcW w:w="1984" w:type="dxa"/>
          </w:tcPr>
          <w:p w14:paraId="782EF153" w14:textId="6C1B632C"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ЦПВ</w:t>
            </w:r>
          </w:p>
        </w:tc>
      </w:tr>
    </w:tbl>
    <w:p w14:paraId="6B396322" w14:textId="7D379FAD" w:rsidR="00204A64" w:rsidRDefault="00204A64" w:rsidP="00DC62B9">
      <w:pPr>
        <w:pStyle w:val="af6"/>
        <w:spacing w:before="0" w:beforeAutospacing="0" w:after="0" w:afterAutospacing="0"/>
        <w:jc w:val="both"/>
      </w:pPr>
    </w:p>
    <w:p w14:paraId="59F5A482" w14:textId="77777777" w:rsidR="00540A8F" w:rsidRPr="00204A64" w:rsidRDefault="00540A8F" w:rsidP="00DC62B9">
      <w:pPr>
        <w:pStyle w:val="af6"/>
        <w:spacing w:before="0" w:beforeAutospacing="0" w:after="0" w:afterAutospacing="0"/>
        <w:jc w:val="both"/>
      </w:pPr>
    </w:p>
    <w:p w14:paraId="7C033215" w14:textId="77777777" w:rsidR="00C6420F" w:rsidRPr="00BC6FB3" w:rsidRDefault="00C6420F" w:rsidP="00C6420F">
      <w:pPr>
        <w:pStyle w:val="1"/>
        <w:spacing w:before="0" w:line="240" w:lineRule="auto"/>
        <w:rPr>
          <w:rFonts w:ascii="Times New Roman" w:hAnsi="Times New Roman" w:cs="Times New Roman"/>
          <w:bCs/>
          <w:color w:val="auto"/>
          <w:sz w:val="24"/>
          <w:szCs w:val="24"/>
        </w:rPr>
      </w:pPr>
      <w:bookmarkStart w:id="57" w:name="_Toc181263030"/>
      <w:r w:rsidRPr="00BC6FB3">
        <w:rPr>
          <w:rFonts w:ascii="Times New Roman" w:hAnsi="Times New Roman" w:cs="Times New Roman"/>
          <w:bCs/>
          <w:color w:val="auto"/>
          <w:sz w:val="24"/>
          <w:szCs w:val="24"/>
        </w:rPr>
        <w:t xml:space="preserve">4. </w:t>
      </w:r>
      <w:r w:rsidRPr="00BC6FB3">
        <w:rPr>
          <w:rFonts w:ascii="Times New Roman" w:hAnsi="Times New Roman" w:cs="Times New Roman"/>
          <w:color w:val="auto"/>
          <w:sz w:val="24"/>
          <w:szCs w:val="24"/>
        </w:rPr>
        <w:t>Описание программного обеспечения АСКОУ ARG</w:t>
      </w:r>
      <w:bookmarkEnd w:id="57"/>
    </w:p>
    <w:p w14:paraId="21A53EC0" w14:textId="340036D5" w:rsidR="00C6420F" w:rsidRPr="00BC6FB3" w:rsidRDefault="00C6420F" w:rsidP="00503069">
      <w:pPr>
        <w:pStyle w:val="1"/>
        <w:spacing w:before="0" w:after="0" w:line="240" w:lineRule="auto"/>
        <w:rPr>
          <w:rFonts w:ascii="Times New Roman" w:hAnsi="Times New Roman" w:cs="Times New Roman"/>
          <w:color w:val="auto"/>
          <w:sz w:val="24"/>
          <w:szCs w:val="24"/>
        </w:rPr>
      </w:pPr>
      <w:bookmarkStart w:id="58" w:name="_Toc181263031"/>
      <w:r w:rsidRPr="00BC6FB3">
        <w:rPr>
          <w:rFonts w:ascii="Times New Roman" w:hAnsi="Times New Roman" w:cs="Times New Roman"/>
          <w:color w:val="auto"/>
          <w:sz w:val="24"/>
          <w:szCs w:val="24"/>
        </w:rPr>
        <w:t>4.1 Введение в АСКОУ ARG</w:t>
      </w:r>
      <w:bookmarkEnd w:id="58"/>
    </w:p>
    <w:p w14:paraId="5B650D9C" w14:textId="3D3FB194" w:rsidR="00C6420F" w:rsidRPr="00BC6FB3" w:rsidRDefault="00C6420F" w:rsidP="00C6420F">
      <w:pPr>
        <w:pStyle w:val="af6"/>
        <w:spacing w:before="0" w:beforeAutospacing="0" w:after="240" w:afterAutospacing="0"/>
        <w:ind w:firstLine="567"/>
        <w:jc w:val="both"/>
      </w:pPr>
      <w:r w:rsidRPr="00BC6FB3">
        <w:t xml:space="preserve">Автоматизированная система складского учета (АСКОУ) ARG — это специализированное программное обеспечение, предназначенное для учета и управления основными средствами и </w:t>
      </w:r>
      <w:r w:rsidRPr="00BC6FB3">
        <w:lastRenderedPageBreak/>
        <w:t xml:space="preserve">товарно-материальными ценностями на складе. Она разработана на базе технологий </w:t>
      </w:r>
      <w:r w:rsidRPr="00BC6FB3">
        <w:rPr>
          <w:rStyle w:val="af7"/>
        </w:rPr>
        <w:t>RFID</w:t>
      </w:r>
      <w:r w:rsidRPr="00BC6FB3">
        <w:t xml:space="preserve"> и </w:t>
      </w:r>
      <w:r w:rsidRPr="00BC6FB3">
        <w:rPr>
          <w:rStyle w:val="af7"/>
        </w:rPr>
        <w:t>штрихкодирования</w:t>
      </w:r>
      <w:r w:rsidRPr="00BC6FB3">
        <w:t xml:space="preserve">, что обеспечивает высокую скорость и точность учета. В системе реализованы возможности интеграции с различными </w:t>
      </w:r>
      <w:r w:rsidR="00130935" w:rsidRPr="00130935">
        <w:t>1</w:t>
      </w:r>
      <w:r w:rsidR="00130935">
        <w:rPr>
          <w:lang w:val="en-US"/>
        </w:rPr>
        <w:t>C</w:t>
      </w:r>
      <w:r w:rsidR="00130935">
        <w:t>:</w:t>
      </w:r>
      <w:r w:rsidR="002D731D">
        <w:t xml:space="preserve"> </w:t>
      </w:r>
      <w:r w:rsidRPr="00BC6FB3">
        <w:t>ERP-системами</w:t>
      </w:r>
      <w:r w:rsidR="00130935">
        <w:t>.</w:t>
      </w:r>
    </w:p>
    <w:p w14:paraId="4EC80CE9" w14:textId="2074B98D" w:rsidR="00C6420F" w:rsidRDefault="00C6420F" w:rsidP="00503069">
      <w:pPr>
        <w:pStyle w:val="1"/>
        <w:spacing w:before="0" w:line="240" w:lineRule="auto"/>
        <w:rPr>
          <w:rFonts w:ascii="Times New Roman" w:hAnsi="Times New Roman" w:cs="Times New Roman"/>
          <w:color w:val="auto"/>
          <w:sz w:val="24"/>
          <w:szCs w:val="24"/>
        </w:rPr>
      </w:pPr>
      <w:bookmarkStart w:id="59" w:name="_Toc181263032"/>
      <w:r w:rsidRPr="00BC6FB3">
        <w:rPr>
          <w:rFonts w:ascii="Times New Roman" w:hAnsi="Times New Roman" w:cs="Times New Roman"/>
          <w:color w:val="auto"/>
          <w:sz w:val="24"/>
          <w:szCs w:val="24"/>
        </w:rPr>
        <w:t>4.</w:t>
      </w:r>
      <w:r w:rsidR="00C704BD" w:rsidRPr="00BC6FB3">
        <w:rPr>
          <w:rFonts w:ascii="Times New Roman" w:hAnsi="Times New Roman" w:cs="Times New Roman"/>
          <w:color w:val="auto"/>
          <w:sz w:val="24"/>
          <w:szCs w:val="24"/>
        </w:rPr>
        <w:t>2</w:t>
      </w:r>
      <w:r w:rsidRPr="00BC6FB3">
        <w:rPr>
          <w:rFonts w:ascii="Times New Roman" w:hAnsi="Times New Roman" w:cs="Times New Roman"/>
          <w:color w:val="auto"/>
          <w:sz w:val="24"/>
          <w:szCs w:val="24"/>
        </w:rPr>
        <w:t xml:space="preserve"> Основные возможности АСКОУ ARG:</w:t>
      </w:r>
      <w:bookmarkEnd w:id="59"/>
    </w:p>
    <w:p w14:paraId="6BA42E6B" w14:textId="0F274DCB" w:rsidR="00C6420F" w:rsidRDefault="00C704BD" w:rsidP="00503069">
      <w:pPr>
        <w:pStyle w:val="1"/>
        <w:spacing w:before="0" w:line="240" w:lineRule="auto"/>
        <w:rPr>
          <w:rFonts w:ascii="Times New Roman" w:hAnsi="Times New Roman" w:cs="Times New Roman"/>
          <w:i/>
          <w:iCs/>
          <w:color w:val="auto"/>
          <w:sz w:val="24"/>
          <w:szCs w:val="24"/>
        </w:rPr>
      </w:pPr>
      <w:bookmarkStart w:id="60" w:name="_Toc181263033"/>
      <w:r w:rsidRPr="00BC6FB3">
        <w:rPr>
          <w:rFonts w:ascii="Times New Roman" w:hAnsi="Times New Roman" w:cs="Times New Roman"/>
          <w:i/>
          <w:iCs/>
          <w:color w:val="auto"/>
          <w:sz w:val="24"/>
          <w:szCs w:val="24"/>
        </w:rPr>
        <w:t xml:space="preserve">4.2.1 </w:t>
      </w:r>
      <w:r w:rsidR="00C6420F" w:rsidRPr="00BC6FB3">
        <w:rPr>
          <w:rFonts w:ascii="Times New Roman" w:hAnsi="Times New Roman" w:cs="Times New Roman"/>
          <w:i/>
          <w:iCs/>
          <w:color w:val="auto"/>
          <w:sz w:val="24"/>
          <w:szCs w:val="24"/>
        </w:rPr>
        <w:t>Учет и управление основными средствами (ОС):</w:t>
      </w:r>
      <w:bookmarkEnd w:id="60"/>
    </w:p>
    <w:p w14:paraId="6D0EBEE3" w14:textId="77777777" w:rsidR="00F408ED" w:rsidRPr="00BC6FB3" w:rsidRDefault="00F408ED" w:rsidP="00F408ED">
      <w:pPr>
        <w:pStyle w:val="af6"/>
        <w:numPr>
          <w:ilvl w:val="0"/>
          <w:numId w:val="3"/>
        </w:numPr>
        <w:tabs>
          <w:tab w:val="left" w:pos="851"/>
          <w:tab w:val="left" w:pos="993"/>
        </w:tabs>
        <w:spacing w:before="0" w:beforeAutospacing="0" w:after="0" w:afterAutospacing="0"/>
        <w:ind w:left="0" w:firstLine="567"/>
        <w:jc w:val="both"/>
      </w:pPr>
      <w:r w:rsidRPr="00BC6FB3">
        <w:rPr>
          <w:rStyle w:val="af7"/>
        </w:rPr>
        <w:t>Автоматизация учета ОС с применением RFID-меток и штрихкодов</w:t>
      </w:r>
      <w:r w:rsidRPr="00BC6FB3">
        <w:t>. Система будет автоматически идентифицировать каждую единицу ОС</w:t>
      </w:r>
      <w:r>
        <w:t>/ТМЦ</w:t>
      </w:r>
      <w:r w:rsidRPr="00BC6FB3">
        <w:t xml:space="preserve"> при помощи, прикрепленных к ним RFID-меток или штрихкодов. Это исключает необходимость ручного ввода данных, снижает риск ошибок и ускоряет процессы учета. Например, во время инвентаризации сотрудники могут с помощью мобильных терминалов или сканеров быстро собрать данные по всем ОС в зоне их ответственности.</w:t>
      </w:r>
    </w:p>
    <w:p w14:paraId="69BDF071" w14:textId="77777777" w:rsidR="00F408ED" w:rsidRPr="00BC6FB3" w:rsidRDefault="00F408ED" w:rsidP="00F408ED">
      <w:pPr>
        <w:pStyle w:val="af6"/>
        <w:numPr>
          <w:ilvl w:val="0"/>
          <w:numId w:val="3"/>
        </w:numPr>
        <w:tabs>
          <w:tab w:val="left" w:pos="851"/>
          <w:tab w:val="left" w:pos="993"/>
        </w:tabs>
        <w:spacing w:before="0" w:beforeAutospacing="0" w:after="0" w:afterAutospacing="0"/>
        <w:ind w:left="0" w:firstLine="567"/>
        <w:jc w:val="both"/>
      </w:pPr>
      <w:r w:rsidRPr="00BC6FB3">
        <w:rPr>
          <w:rStyle w:val="af7"/>
        </w:rPr>
        <w:t>Привязка ОС к уникальному идентификатору</w:t>
      </w:r>
      <w:r w:rsidRPr="00BC6FB3">
        <w:t xml:space="preserve">. Каждое основное средство имеет уникальный код (RFID), что позволяет отслеживать его местонахождение, историю перемещений и изменения статуса (например, перевод на ремонт или списание). </w:t>
      </w:r>
    </w:p>
    <w:p w14:paraId="36BE0122" w14:textId="77777777" w:rsidR="00F408ED" w:rsidRDefault="00F408ED" w:rsidP="00F408ED">
      <w:pPr>
        <w:pStyle w:val="af6"/>
        <w:numPr>
          <w:ilvl w:val="0"/>
          <w:numId w:val="3"/>
        </w:numPr>
        <w:tabs>
          <w:tab w:val="left" w:pos="851"/>
          <w:tab w:val="left" w:pos="993"/>
        </w:tabs>
        <w:spacing w:before="0" w:beforeAutospacing="0" w:after="240" w:afterAutospacing="0"/>
        <w:ind w:left="0" w:firstLine="567"/>
        <w:jc w:val="both"/>
      </w:pPr>
      <w:r w:rsidRPr="00BC6FB3">
        <w:rPr>
          <w:rStyle w:val="af7"/>
        </w:rPr>
        <w:t>Контроль перемещения ОС</w:t>
      </w:r>
      <w:r w:rsidRPr="00BC6FB3">
        <w:t>. После ввода данных о перемещении ОС в систему АСКОУ ARG, информация автоматически фиксируется, указывая новое местоположение объекта — будь то другой склад, подразделение или передача ответственному лицу. Это позволит в любой момент быстро определить, где находится конкретный объект.</w:t>
      </w:r>
    </w:p>
    <w:p w14:paraId="7A934A99" w14:textId="77777777" w:rsidR="00A67816" w:rsidRPr="00A67816" w:rsidRDefault="00A67816" w:rsidP="00DC62B9">
      <w:pPr>
        <w:pStyle w:val="af6"/>
        <w:tabs>
          <w:tab w:val="left" w:pos="993"/>
        </w:tabs>
        <w:spacing w:before="0" w:beforeAutospacing="0" w:after="240" w:afterAutospacing="0"/>
        <w:ind w:firstLine="567"/>
        <w:jc w:val="both"/>
      </w:pPr>
      <w:r w:rsidRPr="00A67816">
        <w:t>Для точного управления основными средствами АСКОУ ARG будет поддерживать широкий набор реквизитов:</w:t>
      </w:r>
    </w:p>
    <w:p w14:paraId="6C7C2EC0" w14:textId="77777777" w:rsidR="001F1E0F" w:rsidRPr="00BE7A42"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DC62B9">
        <w:rPr>
          <w:rStyle w:val="af7"/>
          <w:rFonts w:ascii="Times New Roman" w:hAnsi="Times New Roman" w:cs="Times New Roman"/>
          <w:b/>
          <w:bCs w:val="0"/>
          <w:color w:val="auto"/>
          <w:sz w:val="24"/>
          <w:szCs w:val="24"/>
        </w:rPr>
        <w:t>наименование ОС</w:t>
      </w:r>
      <w:r>
        <w:rPr>
          <w:rStyle w:val="af7"/>
          <w:rFonts w:ascii="Times New Roman" w:hAnsi="Times New Roman" w:cs="Times New Roman"/>
          <w:color w:val="auto"/>
          <w:sz w:val="24"/>
          <w:szCs w:val="24"/>
        </w:rPr>
        <w:t xml:space="preserve"> – </w:t>
      </w:r>
      <w:r w:rsidRPr="00BE7A42">
        <w:rPr>
          <w:rFonts w:ascii="Times New Roman" w:hAnsi="Times New Roman" w:cs="Times New Roman"/>
          <w:b w:val="0"/>
          <w:bCs/>
          <w:color w:val="auto"/>
          <w:sz w:val="24"/>
          <w:szCs w:val="24"/>
        </w:rPr>
        <w:t>точное название, которое позволяет легко идентифицировать объект;</w:t>
      </w:r>
    </w:p>
    <w:p w14:paraId="4801B93C" w14:textId="215E7D49" w:rsidR="001F1E0F"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rPr>
        <w:t>инвентарный номер</w:t>
      </w:r>
      <w:r w:rsidRPr="00BE7A42">
        <w:rPr>
          <w:rFonts w:ascii="Times New Roman" w:hAnsi="Times New Roman" w:cs="Times New Roman"/>
          <w:b w:val="0"/>
          <w:bCs/>
          <w:color w:val="auto"/>
          <w:sz w:val="24"/>
          <w:szCs w:val="24"/>
        </w:rPr>
        <w:t xml:space="preserve"> — уникальный идентификатор ОС, закрепленный за каждым объектом;</w:t>
      </w:r>
    </w:p>
    <w:p w14:paraId="239EEF2C" w14:textId="6ACC9622"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стоимость</w:t>
      </w:r>
      <w:r w:rsidR="00314521">
        <w:rPr>
          <w:rFonts w:ascii="Times New Roman" w:eastAsia="Times New Roman" w:hAnsi="Times New Roman" w:cs="Times New Roman"/>
          <w:bCs/>
          <w:color w:val="auto"/>
          <w:sz w:val="24"/>
          <w:szCs w:val="24"/>
        </w:rPr>
        <w:t xml:space="preserve"> приобретения ОС</w:t>
      </w:r>
      <w:r w:rsidRPr="00A023E8">
        <w:rPr>
          <w:rFonts w:ascii="Times New Roman" w:eastAsia="Times New Roman" w:hAnsi="Times New Roman" w:cs="Times New Roman"/>
          <w:b w:val="0"/>
          <w:color w:val="auto"/>
          <w:sz w:val="24"/>
          <w:szCs w:val="24"/>
        </w:rPr>
        <w:t xml:space="preserve"> – первоначальная или балансовая стоимость </w:t>
      </w:r>
      <w:r>
        <w:rPr>
          <w:rFonts w:ascii="Times New Roman" w:eastAsia="Times New Roman" w:hAnsi="Times New Roman" w:cs="Times New Roman"/>
          <w:b w:val="0"/>
          <w:color w:val="auto"/>
          <w:sz w:val="24"/>
          <w:szCs w:val="24"/>
        </w:rPr>
        <w:t>ОС</w:t>
      </w:r>
      <w:r w:rsidRPr="00A023E8">
        <w:rPr>
          <w:rFonts w:ascii="Times New Roman" w:eastAsia="Times New Roman" w:hAnsi="Times New Roman" w:cs="Times New Roman"/>
          <w:b w:val="0"/>
          <w:color w:val="auto"/>
          <w:sz w:val="24"/>
          <w:szCs w:val="24"/>
        </w:rPr>
        <w:t>, по которой оно было приобретено или учтено</w:t>
      </w:r>
      <w:r>
        <w:rPr>
          <w:rFonts w:ascii="Times New Roman" w:eastAsia="Times New Roman" w:hAnsi="Times New Roman" w:cs="Times New Roman"/>
          <w:b w:val="0"/>
          <w:color w:val="auto"/>
          <w:sz w:val="24"/>
          <w:szCs w:val="24"/>
        </w:rPr>
        <w:t>;</w:t>
      </w:r>
    </w:p>
    <w:p w14:paraId="234A3158" w14:textId="2F69B36D" w:rsid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дата ввода в эксплуатацию</w:t>
      </w:r>
      <w:r w:rsidR="00540A8F">
        <w:rPr>
          <w:rFonts w:ascii="Times New Roman" w:eastAsia="Times New Roman" w:hAnsi="Times New Roman" w:cs="Times New Roman"/>
          <w:bCs/>
          <w:color w:val="auto"/>
          <w:sz w:val="24"/>
          <w:szCs w:val="24"/>
        </w:rPr>
        <w:t xml:space="preserve"> </w:t>
      </w:r>
      <w:r w:rsidRPr="00A023E8">
        <w:rPr>
          <w:rFonts w:ascii="Times New Roman" w:eastAsia="Times New Roman" w:hAnsi="Times New Roman" w:cs="Times New Roman"/>
          <w:b w:val="0"/>
          <w:color w:val="auto"/>
          <w:sz w:val="24"/>
          <w:szCs w:val="24"/>
        </w:rPr>
        <w:t>– это дата, с которой основное средство начало использоваться в работе или выполняет свои функции</w:t>
      </w:r>
      <w:r>
        <w:rPr>
          <w:rFonts w:ascii="Times New Roman" w:eastAsia="Times New Roman" w:hAnsi="Times New Roman" w:cs="Times New Roman"/>
          <w:b w:val="0"/>
          <w:color w:val="auto"/>
          <w:sz w:val="24"/>
          <w:szCs w:val="24"/>
        </w:rPr>
        <w:t>;</w:t>
      </w:r>
    </w:p>
    <w:p w14:paraId="68BD603F" w14:textId="3938312A" w:rsidR="00540A8F" w:rsidRPr="00A023E8" w:rsidRDefault="00540A8F"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дата поступления – </w:t>
      </w:r>
      <w:r>
        <w:rPr>
          <w:rFonts w:ascii="Times New Roman" w:eastAsia="Times New Roman" w:hAnsi="Times New Roman" w:cs="Times New Roman"/>
          <w:b w:val="0"/>
          <w:color w:val="auto"/>
          <w:sz w:val="24"/>
          <w:szCs w:val="24"/>
        </w:rPr>
        <w:t>дата оприходования ОС;</w:t>
      </w:r>
    </w:p>
    <w:p w14:paraId="67E678B9" w14:textId="7F6D599B"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поставщик </w:t>
      </w:r>
      <w:r>
        <w:rPr>
          <w:rFonts w:ascii="Times New Roman" w:eastAsia="Times New Roman" w:hAnsi="Times New Roman" w:cs="Times New Roman"/>
          <w:b w:val="0"/>
          <w:color w:val="auto"/>
          <w:sz w:val="24"/>
          <w:szCs w:val="24"/>
        </w:rPr>
        <w:t xml:space="preserve">– </w:t>
      </w:r>
      <w:r w:rsidRPr="00A023E8">
        <w:rPr>
          <w:rFonts w:ascii="Times New Roman" w:eastAsia="Times New Roman" w:hAnsi="Times New Roman" w:cs="Times New Roman"/>
          <w:b w:val="0"/>
          <w:color w:val="auto"/>
          <w:sz w:val="24"/>
          <w:szCs w:val="24"/>
        </w:rPr>
        <w:t xml:space="preserve">организация или физическое лицо, которое осуществило продажу или передачу </w:t>
      </w:r>
      <w:r>
        <w:rPr>
          <w:rFonts w:ascii="Times New Roman" w:eastAsia="Times New Roman" w:hAnsi="Times New Roman" w:cs="Times New Roman"/>
          <w:b w:val="0"/>
          <w:color w:val="auto"/>
          <w:sz w:val="24"/>
          <w:szCs w:val="24"/>
        </w:rPr>
        <w:t>ОС</w:t>
      </w:r>
      <w:r w:rsidRPr="00A023E8">
        <w:rPr>
          <w:rFonts w:ascii="Times New Roman" w:eastAsia="Times New Roman" w:hAnsi="Times New Roman" w:cs="Times New Roman"/>
          <w:b w:val="0"/>
          <w:color w:val="auto"/>
          <w:sz w:val="24"/>
          <w:szCs w:val="24"/>
        </w:rPr>
        <w:t xml:space="preserve"> компании</w:t>
      </w:r>
      <w:r>
        <w:rPr>
          <w:rFonts w:ascii="Times New Roman" w:eastAsia="Times New Roman" w:hAnsi="Times New Roman" w:cs="Times New Roman"/>
          <w:b w:val="0"/>
          <w:color w:val="auto"/>
          <w:sz w:val="24"/>
          <w:szCs w:val="24"/>
        </w:rPr>
        <w:t>;</w:t>
      </w:r>
    </w:p>
    <w:p w14:paraId="699240EB" w14:textId="635A05B1"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срок эксплуатации ОС </w:t>
      </w:r>
      <w:r w:rsidRPr="00A023E8">
        <w:rPr>
          <w:rFonts w:ascii="Times New Roman" w:eastAsia="Times New Roman" w:hAnsi="Times New Roman" w:cs="Times New Roman"/>
          <w:b w:val="0"/>
          <w:color w:val="auto"/>
          <w:sz w:val="24"/>
          <w:szCs w:val="24"/>
        </w:rPr>
        <w:t>-</w:t>
      </w:r>
      <w:r>
        <w:rPr>
          <w:rFonts w:ascii="Times New Roman" w:eastAsia="Times New Roman" w:hAnsi="Times New Roman" w:cs="Times New Roman"/>
          <w:b w:val="0"/>
          <w:color w:val="auto"/>
          <w:sz w:val="24"/>
          <w:szCs w:val="24"/>
        </w:rPr>
        <w:t xml:space="preserve"> </w:t>
      </w:r>
      <w:r w:rsidRPr="00A023E8">
        <w:rPr>
          <w:rFonts w:ascii="Times New Roman" w:eastAsia="Times New Roman" w:hAnsi="Times New Roman" w:cs="Times New Roman"/>
          <w:b w:val="0"/>
          <w:color w:val="auto"/>
          <w:sz w:val="24"/>
          <w:szCs w:val="24"/>
        </w:rPr>
        <w:t>период времени, в течение которого основное средство планируется использовать в организации до его списания или замены</w:t>
      </w:r>
      <w:r>
        <w:rPr>
          <w:rFonts w:ascii="Times New Roman" w:eastAsia="Times New Roman" w:hAnsi="Times New Roman" w:cs="Times New Roman"/>
          <w:b w:val="0"/>
          <w:color w:val="auto"/>
          <w:sz w:val="24"/>
          <w:szCs w:val="24"/>
        </w:rPr>
        <w:t>;</w:t>
      </w:r>
    </w:p>
    <w:p w14:paraId="7053C5F2" w14:textId="5D5CA8FF"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характеристика ОС</w:t>
      </w:r>
      <w:r w:rsidRPr="00A023E8">
        <w:rPr>
          <w:rFonts w:ascii="Times New Roman" w:eastAsia="Times New Roman" w:hAnsi="Times New Roman" w:cs="Times New Roman"/>
          <w:b w:val="0"/>
          <w:color w:val="auto"/>
          <w:sz w:val="24"/>
          <w:szCs w:val="24"/>
        </w:rPr>
        <w:t xml:space="preserve"> – подробное описание ключевых свойств и особенностей основного средства, таких как технические параметры, мощность, габариты или другие данные, которые позволяют точно охарактеризовать объект и его функциональные возможности</w:t>
      </w:r>
      <w:r>
        <w:rPr>
          <w:rFonts w:ascii="Times New Roman" w:eastAsia="Times New Roman" w:hAnsi="Times New Roman" w:cs="Times New Roman"/>
          <w:b w:val="0"/>
          <w:color w:val="auto"/>
          <w:sz w:val="24"/>
          <w:szCs w:val="24"/>
        </w:rPr>
        <w:t>;</w:t>
      </w:r>
    </w:p>
    <w:p w14:paraId="7FA1B88E" w14:textId="72E996DB" w:rsidR="00A67816" w:rsidRDefault="00A67816"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sidRPr="00BE7A42">
        <w:rPr>
          <w:rStyle w:val="af7"/>
          <w:rFonts w:ascii="Times New Roman" w:hAnsi="Times New Roman" w:cs="Times New Roman"/>
          <w:b/>
          <w:bCs w:val="0"/>
          <w:color w:val="auto"/>
          <w:sz w:val="24"/>
          <w:szCs w:val="24"/>
        </w:rPr>
        <w:t>подразделение</w:t>
      </w:r>
      <w:r w:rsidR="00343BF8" w:rsidRPr="00BE7A42">
        <w:rPr>
          <w:rStyle w:val="af7"/>
          <w:rFonts w:ascii="Times New Roman" w:hAnsi="Times New Roman" w:cs="Times New Roman"/>
          <w:b/>
          <w:bCs w:val="0"/>
          <w:color w:val="auto"/>
          <w:sz w:val="24"/>
          <w:szCs w:val="24"/>
        </w:rPr>
        <w:t xml:space="preserve"> </w:t>
      </w:r>
      <w:r w:rsidR="00343BF8" w:rsidRPr="00BE7A42">
        <w:rPr>
          <w:rStyle w:val="af7"/>
          <w:rFonts w:ascii="Times New Roman" w:hAnsi="Times New Roman" w:cs="Times New Roman"/>
          <w:b/>
          <w:bCs w:val="0"/>
          <w:color w:val="auto"/>
          <w:sz w:val="24"/>
          <w:szCs w:val="24"/>
          <w:lang w:val="kk-KZ"/>
        </w:rPr>
        <w:t>организации</w:t>
      </w:r>
      <w:r w:rsidRPr="00BE7A42">
        <w:rPr>
          <w:rStyle w:val="af7"/>
          <w:rFonts w:ascii="Times New Roman" w:hAnsi="Times New Roman" w:cs="Times New Roman"/>
          <w:color w:val="auto"/>
          <w:sz w:val="24"/>
          <w:szCs w:val="24"/>
        </w:rPr>
        <w:t xml:space="preserve"> – за какой организационной единицей числится объект ОС;</w:t>
      </w:r>
    </w:p>
    <w:p w14:paraId="064D340B" w14:textId="4E61B543" w:rsidR="001F1E0F" w:rsidRDefault="001F1E0F"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подразделение отправитель </w:t>
      </w:r>
      <w:r>
        <w:rPr>
          <w:rStyle w:val="af7"/>
          <w:rFonts w:ascii="Times New Roman" w:hAnsi="Times New Roman" w:cs="Times New Roman"/>
          <w:color w:val="auto"/>
          <w:sz w:val="24"/>
          <w:szCs w:val="24"/>
        </w:rPr>
        <w:t xml:space="preserve">– </w:t>
      </w:r>
      <w:r w:rsidR="00DC62B9">
        <w:rPr>
          <w:rStyle w:val="af7"/>
          <w:rFonts w:ascii="Times New Roman" w:hAnsi="Times New Roman" w:cs="Times New Roman"/>
          <w:color w:val="auto"/>
          <w:sz w:val="24"/>
          <w:szCs w:val="24"/>
        </w:rPr>
        <w:t>наименование склада/департамента отправителя ОС;</w:t>
      </w:r>
    </w:p>
    <w:p w14:paraId="3496BF03" w14:textId="28971A0E" w:rsidR="001F1E0F" w:rsidRDefault="001F1E0F"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подразделение получатель </w:t>
      </w:r>
      <w:r>
        <w:rPr>
          <w:rStyle w:val="af7"/>
          <w:rFonts w:ascii="Times New Roman" w:hAnsi="Times New Roman" w:cs="Times New Roman"/>
          <w:color w:val="auto"/>
          <w:sz w:val="24"/>
          <w:szCs w:val="24"/>
        </w:rPr>
        <w:t xml:space="preserve">– </w:t>
      </w:r>
      <w:r w:rsidR="00DC62B9">
        <w:rPr>
          <w:rStyle w:val="af7"/>
          <w:rFonts w:ascii="Times New Roman" w:hAnsi="Times New Roman" w:cs="Times New Roman"/>
          <w:color w:val="auto"/>
          <w:sz w:val="24"/>
          <w:szCs w:val="24"/>
        </w:rPr>
        <w:t>наименование склада/департамента получателя ОС;</w:t>
      </w:r>
    </w:p>
    <w:p w14:paraId="5D367D81" w14:textId="1482F5A4" w:rsidR="00A67816" w:rsidRDefault="00343BF8"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lang w:val="kk-KZ"/>
        </w:rPr>
        <w:t>склад</w:t>
      </w:r>
      <w:r w:rsidR="001F1E0F">
        <w:rPr>
          <w:rStyle w:val="af7"/>
          <w:rFonts w:ascii="Times New Roman" w:hAnsi="Times New Roman" w:cs="Times New Roman"/>
          <w:b/>
          <w:bCs w:val="0"/>
          <w:color w:val="auto"/>
          <w:sz w:val="24"/>
          <w:szCs w:val="24"/>
          <w:lang w:val="kk-KZ"/>
        </w:rPr>
        <w:t xml:space="preserve"> (локация)</w:t>
      </w:r>
      <w:r w:rsidR="00A67816" w:rsidRPr="00BE7A42">
        <w:rPr>
          <w:rFonts w:ascii="Times New Roman" w:hAnsi="Times New Roman" w:cs="Times New Roman"/>
          <w:b w:val="0"/>
          <w:bCs/>
          <w:color w:val="auto"/>
          <w:sz w:val="24"/>
          <w:szCs w:val="24"/>
        </w:rPr>
        <w:t xml:space="preserve"> — точное указание зоны хранения или использования объекта (например, склад, офис, кабинет);</w:t>
      </w:r>
    </w:p>
    <w:p w14:paraId="2E0415D1" w14:textId="0AA5D216" w:rsidR="00BE7A42" w:rsidRPr="00CB17AF" w:rsidRDefault="00BE7A42"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lang w:val="kk-KZ"/>
        </w:rPr>
        <w:t xml:space="preserve">депратамент </w:t>
      </w:r>
      <w:r w:rsidR="00540A8F" w:rsidRPr="00CB17AF">
        <w:rPr>
          <w:rStyle w:val="af7"/>
          <w:rFonts w:ascii="Times New Roman" w:hAnsi="Times New Roman" w:cs="Times New Roman"/>
          <w:b/>
          <w:bCs w:val="0"/>
          <w:color w:val="auto"/>
          <w:sz w:val="24"/>
          <w:szCs w:val="24"/>
          <w:lang w:val="kk-KZ"/>
        </w:rPr>
        <w:t>–</w:t>
      </w:r>
      <w:r w:rsidRPr="00CB17AF">
        <w:rPr>
          <w:rStyle w:val="af7"/>
          <w:rFonts w:ascii="Times New Roman" w:hAnsi="Times New Roman" w:cs="Times New Roman"/>
          <w:b/>
          <w:bCs w:val="0"/>
          <w:color w:val="auto"/>
          <w:sz w:val="24"/>
          <w:szCs w:val="24"/>
          <w:lang w:val="kk-KZ"/>
        </w:rPr>
        <w:t xml:space="preserve"> </w:t>
      </w:r>
      <w:r w:rsidR="00540A8F" w:rsidRPr="00CB17AF">
        <w:rPr>
          <w:rFonts w:ascii="Times New Roman" w:hAnsi="Times New Roman" w:cs="Times New Roman"/>
          <w:b w:val="0"/>
          <w:bCs/>
          <w:color w:val="auto"/>
          <w:sz w:val="24"/>
          <w:szCs w:val="24"/>
        </w:rPr>
        <w:t>общие объекты включенные в структуру АО «АлЭС»</w:t>
      </w:r>
      <w:r w:rsidRPr="00CB17AF">
        <w:rPr>
          <w:rFonts w:ascii="Times New Roman" w:hAnsi="Times New Roman" w:cs="Times New Roman"/>
          <w:b w:val="0"/>
          <w:bCs/>
          <w:color w:val="auto"/>
          <w:sz w:val="24"/>
          <w:szCs w:val="24"/>
        </w:rPr>
        <w:t>;</w:t>
      </w:r>
    </w:p>
    <w:p w14:paraId="2F03E320" w14:textId="5C7244E9" w:rsidR="001F1E0F"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w:t>
      </w:r>
      <w:r w:rsidR="00A67816" w:rsidRPr="00BE7A42">
        <w:rPr>
          <w:rStyle w:val="af7"/>
          <w:rFonts w:ascii="Times New Roman" w:hAnsi="Times New Roman" w:cs="Times New Roman"/>
          <w:b/>
          <w:bCs w:val="0"/>
          <w:color w:val="auto"/>
          <w:sz w:val="24"/>
          <w:szCs w:val="24"/>
        </w:rPr>
        <w:t>ответственное лицо</w:t>
      </w:r>
      <w:r w:rsidR="00A67816" w:rsidRPr="00BE7A42">
        <w:rPr>
          <w:rFonts w:ascii="Times New Roman" w:hAnsi="Times New Roman" w:cs="Times New Roman"/>
          <w:b w:val="0"/>
          <w:bCs/>
          <w:color w:val="auto"/>
          <w:sz w:val="24"/>
          <w:szCs w:val="24"/>
        </w:rPr>
        <w:t xml:space="preserve"> — закрепление ОС за сотрудником, ответственным за его использование или сохранность</w:t>
      </w:r>
      <w:r w:rsidR="00204A64">
        <w:rPr>
          <w:rFonts w:ascii="Times New Roman" w:hAnsi="Times New Roman" w:cs="Times New Roman"/>
          <w:b w:val="0"/>
          <w:bCs/>
          <w:color w:val="auto"/>
          <w:sz w:val="24"/>
          <w:szCs w:val="24"/>
        </w:rPr>
        <w:t>;</w:t>
      </w:r>
    </w:p>
    <w:p w14:paraId="26CA7DCE" w14:textId="79699833" w:rsidR="00204A64" w:rsidRPr="00DC62B9" w:rsidRDefault="00204A64" w:rsidP="00DC62B9">
      <w:pPr>
        <w:numPr>
          <w:ilvl w:val="0"/>
          <w:numId w:val="5"/>
        </w:numPr>
        <w:tabs>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Pr>
          <w:rStyle w:val="af7"/>
          <w:rFonts w:ascii="Times New Roman" w:hAnsi="Times New Roman" w:cs="Times New Roman"/>
          <w:b/>
          <w:bCs w:val="0"/>
          <w:color w:val="auto"/>
          <w:sz w:val="24"/>
          <w:szCs w:val="24"/>
        </w:rPr>
        <w:t xml:space="preserve"> отправитель – </w:t>
      </w:r>
      <w:r w:rsidR="00DC62B9" w:rsidRPr="00DC62B9">
        <w:rPr>
          <w:rStyle w:val="af7"/>
          <w:rFonts w:ascii="Times New Roman" w:hAnsi="Times New Roman" w:cs="Times New Roman"/>
          <w:color w:val="auto"/>
          <w:sz w:val="24"/>
          <w:szCs w:val="24"/>
        </w:rPr>
        <w:t>ФИО ответственного лица отправителя ОС;</w:t>
      </w:r>
    </w:p>
    <w:p w14:paraId="79FF2EC6" w14:textId="679B29CE" w:rsidR="00204A64" w:rsidRDefault="00204A64" w:rsidP="00A023E8">
      <w:pPr>
        <w:numPr>
          <w:ilvl w:val="0"/>
          <w:numId w:val="5"/>
        </w:numPr>
        <w:tabs>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lastRenderedPageBreak/>
        <w:t xml:space="preserve">материально ответственное лицо получатель – </w:t>
      </w:r>
      <w:r w:rsidR="00DC62B9" w:rsidRPr="00DC62B9">
        <w:rPr>
          <w:rStyle w:val="af7"/>
          <w:rFonts w:ascii="Times New Roman" w:hAnsi="Times New Roman" w:cs="Times New Roman"/>
          <w:color w:val="auto"/>
          <w:sz w:val="24"/>
          <w:szCs w:val="24"/>
        </w:rPr>
        <w:t>ФИО ответственного лица получателя ОС</w:t>
      </w:r>
      <w:r w:rsidR="00A023E8">
        <w:rPr>
          <w:rStyle w:val="af7"/>
          <w:rFonts w:ascii="Times New Roman" w:hAnsi="Times New Roman" w:cs="Times New Roman"/>
          <w:color w:val="auto"/>
          <w:sz w:val="24"/>
          <w:szCs w:val="24"/>
        </w:rPr>
        <w:t>;</w:t>
      </w:r>
    </w:p>
    <w:p w14:paraId="1865589A" w14:textId="4B360B32" w:rsidR="008D6AA4" w:rsidRDefault="008D6AA4" w:rsidP="008D6AA4">
      <w:pPr>
        <w:numPr>
          <w:ilvl w:val="0"/>
          <w:numId w:val="5"/>
        </w:numPr>
        <w:tabs>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оприходования ОС </w:t>
      </w:r>
      <w:r w:rsidRPr="008D6AA4">
        <w:rPr>
          <w:rStyle w:val="af7"/>
          <w:rFonts w:ascii="Times New Roman" w:hAnsi="Times New Roman" w:cs="Times New Roman"/>
          <w:color w:val="auto"/>
          <w:sz w:val="24"/>
          <w:szCs w:val="24"/>
        </w:rPr>
        <w:t>- бухгалтерский или иной внутренний документ, который подтверждает поступление ОС на баланс организации</w:t>
      </w:r>
      <w:r>
        <w:rPr>
          <w:rStyle w:val="af7"/>
          <w:rFonts w:ascii="Times New Roman" w:hAnsi="Times New Roman" w:cs="Times New Roman"/>
          <w:color w:val="auto"/>
          <w:sz w:val="24"/>
          <w:szCs w:val="24"/>
        </w:rPr>
        <w:t>;</w:t>
      </w:r>
    </w:p>
    <w:p w14:paraId="2FE38DD4" w14:textId="49B17B50" w:rsidR="008D6AA4" w:rsidRDefault="008D6AA4" w:rsidP="008D6AA4">
      <w:pPr>
        <w:numPr>
          <w:ilvl w:val="0"/>
          <w:numId w:val="5"/>
        </w:numPr>
        <w:tabs>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перемещения ОС - </w:t>
      </w:r>
      <w:r w:rsidRPr="008D6AA4">
        <w:rPr>
          <w:rStyle w:val="af7"/>
          <w:rFonts w:ascii="Times New Roman" w:hAnsi="Times New Roman" w:cs="Times New Roman"/>
          <w:color w:val="auto"/>
          <w:sz w:val="24"/>
          <w:szCs w:val="24"/>
        </w:rPr>
        <w:t xml:space="preserve">документ, который используется для отражения факта перемещения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между </w:t>
      </w:r>
      <w:r>
        <w:rPr>
          <w:rStyle w:val="af7"/>
          <w:rFonts w:ascii="Times New Roman" w:hAnsi="Times New Roman" w:cs="Times New Roman"/>
          <w:color w:val="auto"/>
          <w:sz w:val="24"/>
          <w:szCs w:val="24"/>
        </w:rPr>
        <w:t>складами и департаментом;</w:t>
      </w:r>
    </w:p>
    <w:p w14:paraId="47960CD7" w14:textId="4A95D1CF" w:rsidR="008D6AA4" w:rsidRPr="008D6AA4" w:rsidRDefault="008D6AA4" w:rsidP="008D6AA4">
      <w:pPr>
        <w:numPr>
          <w:ilvl w:val="0"/>
          <w:numId w:val="5"/>
        </w:numPr>
        <w:tabs>
          <w:tab w:val="left" w:pos="993"/>
        </w:tabs>
        <w:spacing w:after="240" w:line="240" w:lineRule="auto"/>
        <w:ind w:left="0" w:firstLine="567"/>
        <w:jc w:val="both"/>
        <w:rPr>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документ списания ОС - </w:t>
      </w:r>
      <w:r w:rsidRPr="008D6AA4">
        <w:rPr>
          <w:rStyle w:val="af7"/>
          <w:rFonts w:ascii="Times New Roman" w:hAnsi="Times New Roman" w:cs="Times New Roman"/>
          <w:color w:val="auto"/>
          <w:sz w:val="24"/>
          <w:szCs w:val="24"/>
        </w:rPr>
        <w:t xml:space="preserve">документ, который оформляется при выбытии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из эксплуатации.</w:t>
      </w:r>
    </w:p>
    <w:p w14:paraId="7BB28B7F" w14:textId="77777777" w:rsidR="00204A64" w:rsidRPr="00DC62B9" w:rsidRDefault="00204A64" w:rsidP="00FA1832">
      <w:pPr>
        <w:rPr>
          <w:rFonts w:ascii="Times New Roman" w:hAnsi="Times New Roman" w:cs="Times New Roman"/>
          <w:b w:val="0"/>
          <w:bCs/>
          <w:color w:val="auto"/>
          <w:sz w:val="24"/>
          <w:szCs w:val="24"/>
        </w:rPr>
      </w:pPr>
      <w:r w:rsidRPr="00DC62B9">
        <w:rPr>
          <w:rFonts w:ascii="Times New Roman" w:hAnsi="Times New Roman" w:cs="Times New Roman"/>
          <w:b w:val="0"/>
          <w:bCs/>
          <w:color w:val="auto"/>
          <w:sz w:val="24"/>
          <w:szCs w:val="24"/>
        </w:rPr>
        <w:t xml:space="preserve">Справочник классификатор группы ОС: </w:t>
      </w:r>
    </w:p>
    <w:p w14:paraId="0B9E8146"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 и сооружения;</w:t>
      </w:r>
    </w:p>
    <w:p w14:paraId="5AD210E7"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земля;</w:t>
      </w:r>
    </w:p>
    <w:p w14:paraId="47DF49C8"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машины и оборудование;</w:t>
      </w:r>
    </w:p>
    <w:p w14:paraId="5C1E4BA8"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прочее (мебель, компьютеры);</w:t>
      </w:r>
    </w:p>
    <w:p w14:paraId="1149493F" w14:textId="77777777" w:rsidR="00204A64" w:rsidRPr="00DC62B9" w:rsidRDefault="00204A64" w:rsidP="009C32B8">
      <w:pPr>
        <w:pStyle w:val="af6"/>
        <w:numPr>
          <w:ilvl w:val="0"/>
          <w:numId w:val="20"/>
        </w:numPr>
        <w:tabs>
          <w:tab w:val="left" w:pos="851"/>
          <w:tab w:val="left" w:pos="993"/>
        </w:tabs>
        <w:spacing w:before="0" w:beforeAutospacing="0" w:after="240" w:afterAutospacing="0"/>
        <w:ind w:left="0" w:firstLine="567"/>
      </w:pPr>
      <w:r w:rsidRPr="00DC62B9">
        <w:t>транспортные средства.</w:t>
      </w:r>
    </w:p>
    <w:p w14:paraId="27FBC609" w14:textId="77777777" w:rsidR="0059602B" w:rsidRPr="00DC62B9" w:rsidRDefault="0059602B" w:rsidP="0059602B">
      <w:pPr>
        <w:pStyle w:val="af6"/>
        <w:tabs>
          <w:tab w:val="left" w:pos="851"/>
          <w:tab w:val="left" w:pos="993"/>
        </w:tabs>
        <w:spacing w:before="0" w:beforeAutospacing="0" w:after="0" w:afterAutospacing="0"/>
      </w:pPr>
      <w:r w:rsidRPr="0093587F">
        <w:t>Справочник Группы учета ОС:</w:t>
      </w:r>
    </w:p>
    <w:p w14:paraId="5FB3A90B"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w:t>
      </w:r>
    </w:p>
    <w:p w14:paraId="0A68EA15"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 жилые;</w:t>
      </w:r>
    </w:p>
    <w:p w14:paraId="75E8EE5C"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сооружения;</w:t>
      </w:r>
    </w:p>
    <w:p w14:paraId="040D2B3F"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земельные участки;</w:t>
      </w:r>
    </w:p>
    <w:p w14:paraId="0840D20D"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машины и оборудование;</w:t>
      </w:r>
    </w:p>
    <w:p w14:paraId="39C6FF1C"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компьютеры;</w:t>
      </w:r>
    </w:p>
    <w:p w14:paraId="2235AC77"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передаточное устройство;</w:t>
      </w:r>
    </w:p>
    <w:p w14:paraId="00261C2A"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транспортные средства;</w:t>
      </w:r>
    </w:p>
    <w:p w14:paraId="51131CF2"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библиотечные фонды;</w:t>
      </w:r>
    </w:p>
    <w:p w14:paraId="654A57C4"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другие виды основных средств.</w:t>
      </w:r>
    </w:p>
    <w:p w14:paraId="27D596A8" w14:textId="4801852B" w:rsidR="00A67816" w:rsidRDefault="00A67816" w:rsidP="00A67816">
      <w:pPr>
        <w:tabs>
          <w:tab w:val="left" w:pos="993"/>
        </w:tabs>
        <w:spacing w:after="240" w:line="240" w:lineRule="auto"/>
        <w:ind w:left="567"/>
        <w:jc w:val="both"/>
        <w:rPr>
          <w:rFonts w:ascii="Times New Roman" w:hAnsi="Times New Roman" w:cs="Times New Roman"/>
          <w:b w:val="0"/>
          <w:bCs/>
          <w:color w:val="auto"/>
          <w:sz w:val="24"/>
          <w:szCs w:val="24"/>
        </w:rPr>
      </w:pPr>
      <w:ins w:id="61" w:author="Vladimir Titenko" w:date="2024-10-14T15:57:00Z">
        <w:r>
          <w:rPr>
            <w:noProof/>
          </w:rPr>
          <w:drawing>
            <wp:inline distT="0" distB="0" distL="0" distR="0" wp14:anchorId="7D5EB02A" wp14:editId="22C930F9">
              <wp:extent cx="6371590" cy="29108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2910840"/>
                      </a:xfrm>
                      <a:prstGeom prst="rect">
                        <a:avLst/>
                      </a:prstGeom>
                    </pic:spPr>
                  </pic:pic>
                </a:graphicData>
              </a:graphic>
            </wp:inline>
          </w:drawing>
        </w:r>
      </w:ins>
    </w:p>
    <w:p w14:paraId="29CAF891" w14:textId="600A1D00" w:rsidR="00DC62B9" w:rsidRPr="00710F43" w:rsidRDefault="00A023E8" w:rsidP="00DC62B9">
      <w:pPr>
        <w:pStyle w:val="1"/>
        <w:rPr>
          <w:rFonts w:ascii="Times New Roman" w:hAnsi="Times New Roman" w:cs="Times New Roman"/>
          <w:i/>
          <w:iCs/>
          <w:color w:val="auto"/>
          <w:sz w:val="24"/>
          <w:szCs w:val="24"/>
        </w:rPr>
      </w:pPr>
      <w:bookmarkStart w:id="62" w:name="_Toc181263034"/>
      <w:r w:rsidRPr="00710F43">
        <w:rPr>
          <w:rFonts w:ascii="Times New Roman" w:hAnsi="Times New Roman" w:cs="Times New Roman"/>
          <w:i/>
          <w:iCs/>
          <w:color w:val="auto"/>
          <w:sz w:val="24"/>
          <w:szCs w:val="24"/>
        </w:rPr>
        <w:t xml:space="preserve">4.2.1.1 </w:t>
      </w:r>
      <w:r w:rsidR="00DC62B9" w:rsidRPr="00710F43">
        <w:rPr>
          <w:rFonts w:ascii="Times New Roman" w:hAnsi="Times New Roman" w:cs="Times New Roman"/>
          <w:i/>
          <w:iCs/>
          <w:color w:val="auto"/>
          <w:sz w:val="24"/>
          <w:szCs w:val="24"/>
        </w:rPr>
        <w:t>Поступление ОС</w:t>
      </w:r>
      <w:bookmarkEnd w:id="62"/>
    </w:p>
    <w:p w14:paraId="4F08B21F" w14:textId="77777777" w:rsidR="0059602B" w:rsidRPr="00710F43" w:rsidRDefault="0059602B" w:rsidP="0059602B">
      <w:pPr>
        <w:pStyle w:val="af4"/>
        <w:tabs>
          <w:tab w:val="left" w:pos="851"/>
        </w:tabs>
        <w:spacing w:line="240" w:lineRule="auto"/>
        <w:ind w:left="567"/>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Для отражения поступления ОС будет применяться Документ оприходования ОС.</w:t>
      </w:r>
    </w:p>
    <w:p w14:paraId="1BA62369" w14:textId="508896FF" w:rsidR="0059602B" w:rsidRPr="00710F43" w:rsidRDefault="0059602B" w:rsidP="0059602B">
      <w:pPr>
        <w:pStyle w:val="af4"/>
        <w:tabs>
          <w:tab w:val="left" w:pos="851"/>
        </w:tabs>
        <w:spacing w:line="240" w:lineRule="auto"/>
        <w:ind w:left="567"/>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 xml:space="preserve">Документ оприходования ОС регистрируется и отражается в Журнале оприходования ОС. </w:t>
      </w:r>
    </w:p>
    <w:p w14:paraId="4FA925F2" w14:textId="1BE7FA66" w:rsidR="0059602B" w:rsidRPr="00710F43" w:rsidRDefault="0059602B" w:rsidP="0059602B">
      <w:pPr>
        <w:pStyle w:val="af4"/>
        <w:tabs>
          <w:tab w:val="left" w:pos="851"/>
        </w:tabs>
        <w:spacing w:line="240" w:lineRule="auto"/>
        <w:ind w:left="567"/>
        <w:jc w:val="both"/>
        <w:rPr>
          <w:rStyle w:val="af7"/>
        </w:rPr>
      </w:pPr>
      <w:r w:rsidRPr="00710F43">
        <w:rPr>
          <w:rStyle w:val="af7"/>
          <w:rFonts w:ascii="Times New Roman" w:hAnsi="Times New Roman" w:cs="Times New Roman"/>
          <w:color w:val="auto"/>
          <w:sz w:val="24"/>
          <w:szCs w:val="24"/>
        </w:rPr>
        <w:lastRenderedPageBreak/>
        <w:t>В журнале документов оприходования можно выполнять следующие операции:</w:t>
      </w:r>
    </w:p>
    <w:p w14:paraId="4E4E89B2" w14:textId="77777777" w:rsidR="0059602B" w:rsidRPr="00710F43" w:rsidRDefault="005960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обновить список;</w:t>
      </w:r>
    </w:p>
    <w:p w14:paraId="360562E2" w14:textId="77777777" w:rsidR="0059602B" w:rsidRPr="00710F43" w:rsidRDefault="0059602B" w:rsidP="009C32B8">
      <w:pPr>
        <w:numPr>
          <w:ilvl w:val="0"/>
          <w:numId w:val="8"/>
        </w:numPr>
        <w:tabs>
          <w:tab w:val="left" w:pos="851"/>
        </w:tabs>
        <w:spacing w:line="240" w:lineRule="auto"/>
        <w:ind w:left="1134" w:firstLine="0"/>
        <w:jc w:val="both"/>
        <w:rPr>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установить</w:t>
      </w:r>
      <w:r w:rsidRPr="00710F43">
        <w:rPr>
          <w:rFonts w:ascii="Times New Roman" w:hAnsi="Times New Roman" w:cs="Times New Roman"/>
          <w:color w:val="auto"/>
          <w:sz w:val="24"/>
          <w:szCs w:val="24"/>
        </w:rPr>
        <w:t xml:space="preserve"> </w:t>
      </w:r>
      <w:r w:rsidRPr="00710F43">
        <w:rPr>
          <w:rFonts w:ascii="Times New Roman" w:hAnsi="Times New Roman" w:cs="Times New Roman"/>
          <w:b w:val="0"/>
          <w:bCs/>
          <w:color w:val="auto"/>
          <w:sz w:val="24"/>
          <w:szCs w:val="24"/>
        </w:rPr>
        <w:t>фильтр для поиска конкретного документа.</w:t>
      </w:r>
      <w:r w:rsidRPr="00710F43">
        <w:rPr>
          <w:rFonts w:ascii="Times New Roman" w:hAnsi="Times New Roman" w:cs="Times New Roman"/>
          <w:color w:val="auto"/>
          <w:sz w:val="24"/>
          <w:szCs w:val="24"/>
        </w:rPr>
        <w:t xml:space="preserve"> </w:t>
      </w:r>
    </w:p>
    <w:p w14:paraId="79E89D24" w14:textId="77777777" w:rsidR="00DC62B9" w:rsidRPr="00CB17AF" w:rsidRDefault="00DC62B9" w:rsidP="00DC62B9">
      <w:pPr>
        <w:pStyle w:val="af6"/>
        <w:spacing w:before="0" w:beforeAutospacing="0" w:after="240" w:afterAutospacing="0"/>
        <w:ind w:firstLine="567"/>
        <w:jc w:val="both"/>
      </w:pPr>
      <w:r w:rsidRPr="00710F43">
        <w:t xml:space="preserve">Когда ОС поступают на склад, их учет в системе </w:t>
      </w:r>
      <w:r w:rsidRPr="00710F43">
        <w:rPr>
          <w:rStyle w:val="af7"/>
          <w:rFonts w:eastAsiaTheme="majorEastAsia"/>
          <w:b w:val="0"/>
          <w:bCs w:val="0"/>
        </w:rPr>
        <w:t>АСКОУ ARG</w:t>
      </w:r>
      <w:r w:rsidRPr="00710F43">
        <w:t xml:space="preserve"> начинается с присвоения </w:t>
      </w:r>
      <w:r w:rsidRPr="00CB17AF">
        <w:t xml:space="preserve">объекту уникальной </w:t>
      </w:r>
      <w:r w:rsidRPr="00CB17AF">
        <w:rPr>
          <w:rStyle w:val="af7"/>
          <w:rFonts w:eastAsiaTheme="majorEastAsia"/>
        </w:rPr>
        <w:t>RFID-метки</w:t>
      </w:r>
      <w:r w:rsidRPr="00CB17AF">
        <w:t xml:space="preserve"> или штрихкода. Это обеспечит точное отслеживание каждого объекта на протяжении всего его жизненного цикла.</w:t>
      </w:r>
    </w:p>
    <w:p w14:paraId="428CEF1D" w14:textId="77352C6C" w:rsidR="00DC62B9" w:rsidRPr="00CB17AF" w:rsidRDefault="00DC62B9" w:rsidP="00DC62B9">
      <w:pPr>
        <w:pStyle w:val="1"/>
        <w:rPr>
          <w:rFonts w:ascii="Times New Roman" w:hAnsi="Times New Roman" w:cs="Times New Roman"/>
          <w:i/>
          <w:iCs/>
          <w:color w:val="auto"/>
          <w:sz w:val="24"/>
          <w:szCs w:val="24"/>
        </w:rPr>
      </w:pPr>
      <w:bookmarkStart w:id="63" w:name="_Toc181263035"/>
      <w:r w:rsidRPr="00CB17AF">
        <w:rPr>
          <w:rFonts w:ascii="Times New Roman" w:hAnsi="Times New Roman" w:cs="Times New Roman"/>
          <w:i/>
          <w:iCs/>
          <w:color w:val="auto"/>
          <w:sz w:val="24"/>
          <w:szCs w:val="24"/>
        </w:rPr>
        <w:t>4.</w:t>
      </w:r>
      <w:r w:rsidR="00AD4C2E" w:rsidRPr="00CB17AF">
        <w:rPr>
          <w:rFonts w:ascii="Times New Roman" w:hAnsi="Times New Roman" w:cs="Times New Roman"/>
          <w:i/>
          <w:iCs/>
          <w:color w:val="auto"/>
          <w:sz w:val="24"/>
          <w:szCs w:val="24"/>
        </w:rPr>
        <w:t xml:space="preserve">2.1.2 </w:t>
      </w:r>
      <w:r w:rsidRPr="00CB17AF">
        <w:rPr>
          <w:rFonts w:ascii="Times New Roman" w:hAnsi="Times New Roman" w:cs="Times New Roman"/>
          <w:i/>
          <w:iCs/>
          <w:color w:val="auto"/>
          <w:sz w:val="24"/>
          <w:szCs w:val="24"/>
        </w:rPr>
        <w:t>Перемещение основных средств</w:t>
      </w:r>
      <w:bookmarkEnd w:id="63"/>
    </w:p>
    <w:p w14:paraId="7467A1C6" w14:textId="7E01AA44" w:rsidR="0059602B" w:rsidRPr="00CB17AF" w:rsidRDefault="0059602B" w:rsidP="00DC62B9">
      <w:pPr>
        <w:pStyle w:val="af6"/>
        <w:spacing w:before="0" w:beforeAutospacing="0" w:after="240" w:afterAutospacing="0"/>
        <w:ind w:firstLine="567"/>
        <w:jc w:val="both"/>
        <w:rPr>
          <w:lang w:val="kk-KZ"/>
        </w:rPr>
      </w:pPr>
      <w:r w:rsidRPr="00CB17AF">
        <w:t xml:space="preserve">При перемещении ОС с одного департамента в другой департамент ОС присваивается новый инвентарный номер и обновляется новая </w:t>
      </w:r>
      <w:r w:rsidRPr="00CB17AF">
        <w:rPr>
          <w:lang w:val="en-US"/>
        </w:rPr>
        <w:t>RFID</w:t>
      </w:r>
      <w:r w:rsidRPr="00CB17AF">
        <w:t xml:space="preserve"> </w:t>
      </w:r>
      <w:r w:rsidRPr="00CB17AF">
        <w:rPr>
          <w:lang w:val="kk-KZ"/>
        </w:rPr>
        <w:t>метка, согласно идентификаторам каждого департамента.</w:t>
      </w:r>
    </w:p>
    <w:p w14:paraId="2B694B8E" w14:textId="1DF0A2FD" w:rsidR="00741652" w:rsidRPr="00CB17AF" w:rsidRDefault="00741652" w:rsidP="00741652">
      <w:pPr>
        <w:pStyle w:val="af4"/>
        <w:tabs>
          <w:tab w:val="left" w:pos="851"/>
        </w:tabs>
        <w:spacing w:line="240" w:lineRule="auto"/>
        <w:ind w:left="567"/>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перемещения ОС</w:t>
      </w:r>
      <w:r w:rsidR="00F408ED" w:rsidRPr="00CB17AF">
        <w:rPr>
          <w:rStyle w:val="af7"/>
          <w:rFonts w:ascii="Times New Roman" w:hAnsi="Times New Roman" w:cs="Times New Roman"/>
          <w:color w:val="auto"/>
          <w:sz w:val="24"/>
          <w:szCs w:val="24"/>
        </w:rPr>
        <w:t xml:space="preserve"> в системе АСКОУ </w:t>
      </w:r>
      <w:r w:rsidR="00F408ED" w:rsidRPr="00CB17AF">
        <w:rPr>
          <w:rStyle w:val="af7"/>
          <w:rFonts w:ascii="Times New Roman" w:hAnsi="Times New Roman" w:cs="Times New Roman"/>
          <w:color w:val="auto"/>
          <w:sz w:val="24"/>
          <w:szCs w:val="24"/>
          <w:lang w:val="en-US"/>
        </w:rPr>
        <w:t>ARG</w:t>
      </w:r>
      <w:r w:rsidRPr="00CB17AF">
        <w:rPr>
          <w:rStyle w:val="af7"/>
          <w:rFonts w:ascii="Times New Roman" w:hAnsi="Times New Roman" w:cs="Times New Roman"/>
          <w:color w:val="auto"/>
          <w:sz w:val="24"/>
          <w:szCs w:val="24"/>
        </w:rPr>
        <w:t xml:space="preserve"> будет применяться Документ перемещения ОС</w:t>
      </w:r>
      <w:r w:rsidR="00F408ED" w:rsidRPr="00CB17AF">
        <w:rPr>
          <w:rStyle w:val="af7"/>
          <w:rFonts w:ascii="Times New Roman" w:hAnsi="Times New Roman" w:cs="Times New Roman"/>
          <w:color w:val="auto"/>
          <w:sz w:val="24"/>
          <w:szCs w:val="24"/>
        </w:rPr>
        <w:t>, выгруженная из системы 1</w:t>
      </w:r>
      <w:r w:rsidR="00F408ED" w:rsidRPr="00CB17AF">
        <w:rPr>
          <w:rStyle w:val="af7"/>
          <w:rFonts w:ascii="Times New Roman" w:hAnsi="Times New Roman" w:cs="Times New Roman"/>
          <w:color w:val="auto"/>
          <w:sz w:val="24"/>
          <w:szCs w:val="24"/>
          <w:lang w:val="en-US"/>
        </w:rPr>
        <w:t>C</w:t>
      </w:r>
      <w:r w:rsidR="00F408ED" w:rsidRPr="00CB17AF">
        <w:rPr>
          <w:rStyle w:val="af7"/>
          <w:rFonts w:ascii="Times New Roman" w:hAnsi="Times New Roman" w:cs="Times New Roman"/>
          <w:color w:val="auto"/>
          <w:sz w:val="24"/>
          <w:szCs w:val="24"/>
        </w:rPr>
        <w:t>: УПП.</w:t>
      </w:r>
    </w:p>
    <w:p w14:paraId="231F726F" w14:textId="64422598" w:rsidR="00314521" w:rsidRPr="00CB17AF" w:rsidRDefault="0059602B" w:rsidP="0059602B">
      <w:pPr>
        <w:pStyle w:val="af4"/>
        <w:tabs>
          <w:tab w:val="left" w:pos="851"/>
        </w:tabs>
        <w:spacing w:line="240" w:lineRule="auto"/>
        <w:ind w:left="567"/>
        <w:jc w:val="both"/>
        <w:rPr>
          <w:rStyle w:val="af7"/>
          <w:b/>
          <w:bCs w:val="0"/>
        </w:rPr>
      </w:pPr>
      <w:r w:rsidRPr="00CB17AF">
        <w:rPr>
          <w:rStyle w:val="af7"/>
          <w:rFonts w:ascii="Times New Roman" w:hAnsi="Times New Roman" w:cs="Times New Roman"/>
          <w:color w:val="auto"/>
          <w:sz w:val="24"/>
          <w:szCs w:val="24"/>
        </w:rPr>
        <w:t xml:space="preserve">В журнале документов </w:t>
      </w:r>
      <w:r w:rsidR="00314521" w:rsidRPr="00CB17AF">
        <w:rPr>
          <w:rStyle w:val="af7"/>
          <w:rFonts w:ascii="Times New Roman" w:hAnsi="Times New Roman" w:cs="Times New Roman"/>
          <w:color w:val="auto"/>
          <w:sz w:val="24"/>
          <w:szCs w:val="24"/>
        </w:rPr>
        <w:t>перемещения можно выполнять следующие операции:</w:t>
      </w:r>
    </w:p>
    <w:p w14:paraId="47DC0959" w14:textId="6AE0DF2C" w:rsidR="00314521" w:rsidRPr="00CB17AF" w:rsidRDefault="00314521" w:rsidP="009C32B8">
      <w:pPr>
        <w:pStyle w:val="af6"/>
        <w:numPr>
          <w:ilvl w:val="0"/>
          <w:numId w:val="21"/>
        </w:numPr>
        <w:spacing w:before="0" w:beforeAutospacing="0" w:after="0" w:afterAutospacing="0"/>
        <w:ind w:left="1134" w:firstLine="0"/>
        <w:jc w:val="both"/>
      </w:pPr>
      <w:r w:rsidRPr="00CB17AF">
        <w:t>обновить список;</w:t>
      </w:r>
    </w:p>
    <w:p w14:paraId="6E55312D" w14:textId="6FE47D98" w:rsidR="00314521" w:rsidRPr="00CB17AF" w:rsidRDefault="00314521" w:rsidP="009C32B8">
      <w:pPr>
        <w:pStyle w:val="af6"/>
        <w:numPr>
          <w:ilvl w:val="0"/>
          <w:numId w:val="21"/>
        </w:numPr>
        <w:spacing w:before="0" w:beforeAutospacing="0" w:after="240" w:afterAutospacing="0"/>
        <w:ind w:left="1134" w:firstLine="0"/>
        <w:jc w:val="both"/>
      </w:pPr>
      <w:r w:rsidRPr="00CB17AF">
        <w:t>установить фильтр</w:t>
      </w:r>
      <w:r w:rsidR="001C5F05" w:rsidRPr="00CB17AF">
        <w:t xml:space="preserve"> для поиска документов перемещения</w:t>
      </w:r>
      <w:r w:rsidRPr="00CB17AF">
        <w:t xml:space="preserve">. </w:t>
      </w:r>
    </w:p>
    <w:p w14:paraId="62142B43" w14:textId="772F81F7" w:rsidR="00DC62B9" w:rsidRPr="00CB17AF" w:rsidRDefault="00DC62B9" w:rsidP="00994DE1">
      <w:pPr>
        <w:pStyle w:val="1"/>
        <w:rPr>
          <w:rFonts w:ascii="Times New Roman" w:hAnsi="Times New Roman" w:cs="Times New Roman"/>
          <w:i/>
          <w:iCs/>
          <w:color w:val="auto"/>
          <w:sz w:val="24"/>
          <w:szCs w:val="24"/>
        </w:rPr>
      </w:pPr>
      <w:bookmarkStart w:id="64" w:name="_Toc181263036"/>
      <w:r w:rsidRPr="00CB17AF">
        <w:rPr>
          <w:rFonts w:ascii="Times New Roman" w:hAnsi="Times New Roman" w:cs="Times New Roman"/>
          <w:i/>
          <w:iCs/>
          <w:color w:val="auto"/>
          <w:sz w:val="24"/>
          <w:szCs w:val="24"/>
        </w:rPr>
        <w:t>4.</w:t>
      </w:r>
      <w:r w:rsidR="001C5F05" w:rsidRPr="00CB17AF">
        <w:rPr>
          <w:rFonts w:ascii="Times New Roman" w:hAnsi="Times New Roman" w:cs="Times New Roman"/>
          <w:i/>
          <w:iCs/>
          <w:color w:val="auto"/>
          <w:sz w:val="24"/>
          <w:szCs w:val="24"/>
        </w:rPr>
        <w:t>2.1.3</w:t>
      </w:r>
      <w:r w:rsidRPr="00CB17AF">
        <w:rPr>
          <w:rFonts w:ascii="Times New Roman" w:hAnsi="Times New Roman" w:cs="Times New Roman"/>
          <w:i/>
          <w:iCs/>
          <w:color w:val="auto"/>
          <w:sz w:val="24"/>
          <w:szCs w:val="24"/>
        </w:rPr>
        <w:t xml:space="preserve"> Списание основных средств</w:t>
      </w:r>
      <w:bookmarkEnd w:id="64"/>
    </w:p>
    <w:p w14:paraId="3BC85676" w14:textId="2D9DDE5B" w:rsidR="00741652" w:rsidRPr="00CB17AF" w:rsidRDefault="00741652" w:rsidP="00F408ED">
      <w:pPr>
        <w:pStyle w:val="af4"/>
        <w:tabs>
          <w:tab w:val="left" w:pos="851"/>
        </w:tabs>
        <w:spacing w:after="240" w:line="240" w:lineRule="auto"/>
        <w:ind w:left="567"/>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списания ОС будет применяться Документ списания ОС</w:t>
      </w:r>
      <w:r w:rsidR="00F408ED" w:rsidRPr="00CB17AF">
        <w:rPr>
          <w:rStyle w:val="af7"/>
          <w:rFonts w:ascii="Times New Roman" w:hAnsi="Times New Roman" w:cs="Times New Roman"/>
          <w:color w:val="auto"/>
          <w:sz w:val="24"/>
          <w:szCs w:val="24"/>
        </w:rPr>
        <w:t>, выгруженная из системы 1</w:t>
      </w:r>
      <w:r w:rsidR="00F408ED" w:rsidRPr="00CB17AF">
        <w:rPr>
          <w:rStyle w:val="af7"/>
          <w:rFonts w:ascii="Times New Roman" w:hAnsi="Times New Roman" w:cs="Times New Roman"/>
          <w:color w:val="auto"/>
          <w:sz w:val="24"/>
          <w:szCs w:val="24"/>
          <w:lang w:val="en-US"/>
        </w:rPr>
        <w:t>C</w:t>
      </w:r>
      <w:r w:rsidR="00F408ED" w:rsidRPr="00CB17AF">
        <w:rPr>
          <w:rStyle w:val="af7"/>
          <w:rFonts w:ascii="Times New Roman" w:hAnsi="Times New Roman" w:cs="Times New Roman"/>
          <w:color w:val="auto"/>
          <w:sz w:val="24"/>
          <w:szCs w:val="24"/>
        </w:rPr>
        <w:t>: УПП.</w:t>
      </w:r>
    </w:p>
    <w:p w14:paraId="68E5A494" w14:textId="2D8CC359" w:rsidR="00710F43" w:rsidRPr="00CB17AF" w:rsidRDefault="00710F43" w:rsidP="00710F43">
      <w:pPr>
        <w:pStyle w:val="af4"/>
        <w:tabs>
          <w:tab w:val="left" w:pos="851"/>
        </w:tabs>
        <w:spacing w:line="240" w:lineRule="auto"/>
        <w:ind w:left="567"/>
        <w:jc w:val="both"/>
        <w:rPr>
          <w:rStyle w:val="af7"/>
          <w:b/>
          <w:bCs w:val="0"/>
        </w:rPr>
      </w:pPr>
      <w:r w:rsidRPr="00CB17AF">
        <w:rPr>
          <w:rStyle w:val="af7"/>
          <w:rFonts w:ascii="Times New Roman" w:hAnsi="Times New Roman" w:cs="Times New Roman"/>
          <w:color w:val="auto"/>
          <w:sz w:val="24"/>
          <w:szCs w:val="24"/>
        </w:rPr>
        <w:t>В журнале документов списания можно выполнять следующие операции:</w:t>
      </w:r>
    </w:p>
    <w:p w14:paraId="4CE7B335" w14:textId="77777777" w:rsidR="00710F43" w:rsidRPr="00CB17AF" w:rsidRDefault="00710F43" w:rsidP="009C32B8">
      <w:pPr>
        <w:pStyle w:val="af6"/>
        <w:numPr>
          <w:ilvl w:val="0"/>
          <w:numId w:val="21"/>
        </w:numPr>
        <w:spacing w:before="0" w:beforeAutospacing="0" w:after="0" w:afterAutospacing="0"/>
        <w:ind w:left="1134" w:firstLine="0"/>
        <w:jc w:val="both"/>
      </w:pPr>
      <w:r w:rsidRPr="00CB17AF">
        <w:t>обновить список;</w:t>
      </w:r>
    </w:p>
    <w:p w14:paraId="6FD2D23D" w14:textId="77777777" w:rsidR="00710F43" w:rsidRPr="00CB17AF" w:rsidRDefault="00710F43" w:rsidP="009C32B8">
      <w:pPr>
        <w:pStyle w:val="af6"/>
        <w:numPr>
          <w:ilvl w:val="0"/>
          <w:numId w:val="21"/>
        </w:numPr>
        <w:spacing w:before="0" w:beforeAutospacing="0" w:after="240" w:afterAutospacing="0"/>
        <w:ind w:left="1134" w:firstLine="0"/>
        <w:jc w:val="both"/>
      </w:pPr>
      <w:r w:rsidRPr="00CB17AF">
        <w:t xml:space="preserve">установить фильтр для поиска документов перемещения. </w:t>
      </w:r>
    </w:p>
    <w:p w14:paraId="36BDB466" w14:textId="64B0811B" w:rsidR="00C6420F" w:rsidRDefault="00C6420F" w:rsidP="00503069">
      <w:pPr>
        <w:pStyle w:val="1"/>
        <w:spacing w:before="0" w:line="240" w:lineRule="auto"/>
        <w:rPr>
          <w:rFonts w:ascii="Times New Roman" w:hAnsi="Times New Roman" w:cs="Times New Roman"/>
          <w:i/>
          <w:iCs/>
          <w:color w:val="auto"/>
          <w:sz w:val="24"/>
          <w:szCs w:val="24"/>
        </w:rPr>
      </w:pPr>
      <w:bookmarkStart w:id="65" w:name="_Toc181263037"/>
      <w:r w:rsidRPr="00BC6FB3">
        <w:rPr>
          <w:rFonts w:ascii="Times New Roman" w:hAnsi="Times New Roman" w:cs="Times New Roman"/>
          <w:i/>
          <w:iCs/>
          <w:color w:val="auto"/>
          <w:sz w:val="24"/>
          <w:szCs w:val="24"/>
        </w:rPr>
        <w:t>4.</w:t>
      </w:r>
      <w:r w:rsidR="00C704BD" w:rsidRPr="00BC6FB3">
        <w:rPr>
          <w:rFonts w:ascii="Times New Roman" w:hAnsi="Times New Roman" w:cs="Times New Roman"/>
          <w:i/>
          <w:iCs/>
          <w:color w:val="auto"/>
          <w:sz w:val="24"/>
          <w:szCs w:val="24"/>
        </w:rPr>
        <w:t>2.2</w:t>
      </w:r>
      <w:r w:rsidRPr="00BC6FB3">
        <w:rPr>
          <w:rFonts w:ascii="Times New Roman" w:hAnsi="Times New Roman" w:cs="Times New Roman"/>
          <w:i/>
          <w:iCs/>
          <w:color w:val="auto"/>
          <w:sz w:val="24"/>
          <w:szCs w:val="24"/>
        </w:rPr>
        <w:t xml:space="preserve"> Учет </w:t>
      </w:r>
      <w:r w:rsidR="00E50496">
        <w:rPr>
          <w:rFonts w:ascii="Times New Roman" w:hAnsi="Times New Roman" w:cs="Times New Roman"/>
          <w:i/>
          <w:iCs/>
          <w:color w:val="auto"/>
          <w:sz w:val="24"/>
          <w:szCs w:val="24"/>
        </w:rPr>
        <w:t xml:space="preserve">и управление </w:t>
      </w:r>
      <w:r w:rsidRPr="00BC6FB3">
        <w:rPr>
          <w:rFonts w:ascii="Times New Roman" w:hAnsi="Times New Roman" w:cs="Times New Roman"/>
          <w:i/>
          <w:iCs/>
          <w:color w:val="auto"/>
          <w:sz w:val="24"/>
          <w:szCs w:val="24"/>
        </w:rPr>
        <w:t>товарно-материальных ценностей (ТМЦ):</w:t>
      </w:r>
      <w:bookmarkEnd w:id="65"/>
    </w:p>
    <w:p w14:paraId="2DC055E9" w14:textId="77777777" w:rsidR="009A57C5" w:rsidRPr="00BC6FB3" w:rsidRDefault="009A57C5" w:rsidP="009A57C5">
      <w:pPr>
        <w:pStyle w:val="af6"/>
        <w:numPr>
          <w:ilvl w:val="0"/>
          <w:numId w:val="4"/>
        </w:numPr>
        <w:tabs>
          <w:tab w:val="left" w:pos="851"/>
        </w:tabs>
        <w:spacing w:before="0" w:beforeAutospacing="0" w:after="0" w:afterAutospacing="0"/>
        <w:ind w:left="0" w:firstLine="567"/>
        <w:jc w:val="both"/>
      </w:pPr>
      <w:r w:rsidRPr="00BC6FB3">
        <w:rPr>
          <w:rStyle w:val="af7"/>
        </w:rPr>
        <w:t>Использование RFID-меток и штрихкодов</w:t>
      </w:r>
      <w:r w:rsidRPr="00BC6FB3">
        <w:t xml:space="preserve"> для учета ТМЦ. Система поддерживает автоматизированный учет запасов и материалов с использованием технологий сканирования. При поступлении товаров на склад информация заносится в систему через сканирование RFID-меток или штрихкодов.</w:t>
      </w:r>
    </w:p>
    <w:p w14:paraId="46AC9141" w14:textId="77777777" w:rsidR="009A57C5" w:rsidRPr="00BC6FB3" w:rsidRDefault="009A57C5" w:rsidP="009A57C5">
      <w:pPr>
        <w:pStyle w:val="af6"/>
        <w:numPr>
          <w:ilvl w:val="0"/>
          <w:numId w:val="4"/>
        </w:numPr>
        <w:tabs>
          <w:tab w:val="left" w:pos="851"/>
        </w:tabs>
        <w:spacing w:before="0" w:beforeAutospacing="0" w:after="0" w:afterAutospacing="0"/>
        <w:ind w:left="0" w:firstLine="567"/>
        <w:jc w:val="both"/>
      </w:pPr>
      <w:r w:rsidRPr="00BC6FB3">
        <w:rPr>
          <w:rStyle w:val="af7"/>
        </w:rPr>
        <w:t>Отслеживание остатков в режиме реального времени</w:t>
      </w:r>
      <w:r w:rsidRPr="00BC6FB3">
        <w:t>. Система АСКОУ ARG позволяет видеть актуальные остатки ТМЦ на складах, включая их местоположение.</w:t>
      </w:r>
    </w:p>
    <w:p w14:paraId="654D3AA2" w14:textId="07F96BB5" w:rsidR="009A57C5" w:rsidRDefault="009A57C5" w:rsidP="009A57C5">
      <w:pPr>
        <w:pStyle w:val="af6"/>
        <w:numPr>
          <w:ilvl w:val="0"/>
          <w:numId w:val="4"/>
        </w:numPr>
        <w:tabs>
          <w:tab w:val="left" w:pos="851"/>
        </w:tabs>
        <w:spacing w:before="0" w:beforeAutospacing="0" w:after="240" w:afterAutospacing="0"/>
        <w:ind w:left="0" w:firstLine="567"/>
        <w:jc w:val="both"/>
      </w:pPr>
      <w:r w:rsidRPr="00BC6FB3">
        <w:rPr>
          <w:rStyle w:val="af7"/>
        </w:rPr>
        <w:t xml:space="preserve">Интеграция с 1С: </w:t>
      </w:r>
      <w:r w:rsidR="00FA4FD3">
        <w:rPr>
          <w:rStyle w:val="af7"/>
        </w:rPr>
        <w:t>УПП</w:t>
      </w:r>
      <w:r w:rsidRPr="00BC6FB3">
        <w:t xml:space="preserve"> позволит автоматически генерировать документы (накладные прихода, перемещения и списания) на основе данных о движении ТМЦ.</w:t>
      </w:r>
    </w:p>
    <w:p w14:paraId="05F11EB7" w14:textId="39BF4DF8" w:rsidR="00A67816" w:rsidRDefault="00A67816" w:rsidP="00A67816">
      <w:pPr>
        <w:tabs>
          <w:tab w:val="left" w:pos="993"/>
        </w:tabs>
        <w:spacing w:after="240" w:line="240" w:lineRule="auto"/>
        <w:ind w:firstLine="567"/>
        <w:jc w:val="both"/>
        <w:rPr>
          <w:rFonts w:ascii="Times New Roman" w:eastAsia="Times New Roman" w:hAnsi="Times New Roman" w:cs="Times New Roman"/>
          <w:b w:val="0"/>
          <w:color w:val="auto"/>
          <w:sz w:val="24"/>
          <w:szCs w:val="24"/>
        </w:rPr>
      </w:pPr>
      <w:r w:rsidRPr="00A67816">
        <w:rPr>
          <w:rFonts w:ascii="Times New Roman" w:eastAsia="Times New Roman" w:hAnsi="Times New Roman" w:cs="Times New Roman"/>
          <w:b w:val="0"/>
          <w:color w:val="auto"/>
          <w:sz w:val="24"/>
          <w:szCs w:val="24"/>
        </w:rPr>
        <w:t>Для точного управления товарно-материальные ценности АСКОУ ARG будет поддерживать широкий набор реквизитов:</w:t>
      </w:r>
    </w:p>
    <w:p w14:paraId="59407300" w14:textId="3003D474" w:rsidR="008D6AA4" w:rsidRPr="008D6AA4"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к</w:t>
      </w:r>
      <w:r w:rsidR="008D6AA4" w:rsidRPr="008D6AA4">
        <w:rPr>
          <w:rStyle w:val="af7"/>
          <w:rFonts w:ascii="Times New Roman" w:hAnsi="Times New Roman" w:cs="Times New Roman"/>
          <w:b/>
          <w:bCs w:val="0"/>
          <w:color w:val="auto"/>
          <w:sz w:val="24"/>
          <w:szCs w:val="24"/>
        </w:rPr>
        <w:t>од ТМЦ</w:t>
      </w:r>
      <w:r w:rsidR="00C14707">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уникальный идентификатор, присвоенный ТМЦ для внутреннего учета</w:t>
      </w:r>
      <w:r>
        <w:rPr>
          <w:rStyle w:val="af7"/>
          <w:rFonts w:ascii="Times New Roman" w:hAnsi="Times New Roman" w:cs="Times New Roman"/>
          <w:color w:val="auto"/>
          <w:sz w:val="24"/>
          <w:szCs w:val="24"/>
        </w:rPr>
        <w:t>;</w:t>
      </w:r>
    </w:p>
    <w:p w14:paraId="1888A32A" w14:textId="3713080E" w:rsidR="008D6AA4" w:rsidRPr="00C14707"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а</w:t>
      </w:r>
      <w:r w:rsidR="008D6AA4" w:rsidRPr="008D6AA4">
        <w:rPr>
          <w:rStyle w:val="af7"/>
          <w:rFonts w:ascii="Times New Roman" w:hAnsi="Times New Roman" w:cs="Times New Roman"/>
          <w:b/>
          <w:bCs w:val="0"/>
          <w:color w:val="auto"/>
          <w:sz w:val="24"/>
          <w:szCs w:val="24"/>
        </w:rPr>
        <w:t>ртикул ТМЦ</w:t>
      </w:r>
      <w:r w:rsidR="008D6AA4">
        <w:rPr>
          <w:rStyle w:val="af7"/>
          <w:rFonts w:ascii="Times New Roman" w:hAnsi="Times New Roman" w:cs="Times New Roman"/>
          <w:b/>
          <w:bCs w:val="0"/>
          <w:color w:val="auto"/>
          <w:sz w:val="24"/>
          <w:szCs w:val="24"/>
        </w:rPr>
        <w:t xml:space="preserve"> </w:t>
      </w:r>
      <w:r w:rsidR="00C14707">
        <w:rPr>
          <w:rStyle w:val="af7"/>
          <w:rFonts w:ascii="Times New Roman" w:hAnsi="Times New Roman" w:cs="Times New Roman"/>
          <w:b/>
          <w:bCs w:val="0"/>
          <w:color w:val="auto"/>
          <w:sz w:val="24"/>
          <w:szCs w:val="24"/>
        </w:rPr>
        <w:t>-</w:t>
      </w:r>
      <w:r w:rsidR="00C14707">
        <w:rPr>
          <w:rStyle w:val="af7"/>
          <w:rFonts w:ascii="Times New Roman" w:hAnsi="Times New Roman" w:cs="Times New Roman"/>
          <w:color w:val="auto"/>
          <w:sz w:val="24"/>
          <w:szCs w:val="24"/>
        </w:rPr>
        <w:t xml:space="preserve"> </w:t>
      </w:r>
      <w:r w:rsidRPr="003B0BA6">
        <w:rPr>
          <w:rStyle w:val="af7"/>
          <w:rFonts w:ascii="Times New Roman" w:hAnsi="Times New Roman" w:cs="Times New Roman"/>
          <w:color w:val="auto"/>
          <w:sz w:val="24"/>
          <w:szCs w:val="24"/>
        </w:rPr>
        <w:t>уникальный числовой код, присваиваемый товару для упрощения поиска и идентификации в системе учета;</w:t>
      </w:r>
    </w:p>
    <w:p w14:paraId="64E13AFB" w14:textId="7506959E" w:rsidR="00C14707" w:rsidRPr="008D6AA4" w:rsidRDefault="00C14707"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контрагент </w:t>
      </w:r>
      <w:r w:rsidR="0059602B">
        <w:rPr>
          <w:rStyle w:val="af7"/>
          <w:rFonts w:ascii="Times New Roman" w:hAnsi="Times New Roman" w:cs="Times New Roman"/>
          <w:b/>
          <w:bCs w:val="0"/>
          <w:color w:val="auto"/>
          <w:sz w:val="24"/>
          <w:szCs w:val="24"/>
        </w:rPr>
        <w:t xml:space="preserve">(поставщик, покупатель) </w:t>
      </w:r>
      <w:r>
        <w:rPr>
          <w:rStyle w:val="af7"/>
          <w:rFonts w:ascii="Times New Roman" w:hAnsi="Times New Roman" w:cs="Times New Roman"/>
          <w:b/>
          <w:bCs w:val="0"/>
          <w:color w:val="auto"/>
          <w:sz w:val="24"/>
          <w:szCs w:val="24"/>
        </w:rPr>
        <w:t xml:space="preserve">- </w:t>
      </w:r>
      <w:r w:rsidRPr="00C14707">
        <w:rPr>
          <w:rStyle w:val="af7"/>
          <w:rFonts w:ascii="Times New Roman" w:hAnsi="Times New Roman" w:cs="Times New Roman"/>
          <w:color w:val="auto"/>
          <w:sz w:val="24"/>
          <w:szCs w:val="24"/>
        </w:rPr>
        <w:t>юридическое или физическое лицо, с которым организация вступает в договорные отношения для осуществления поставок,</w:t>
      </w:r>
      <w:r w:rsidR="0059602B">
        <w:rPr>
          <w:rStyle w:val="af7"/>
          <w:rFonts w:ascii="Times New Roman" w:hAnsi="Times New Roman" w:cs="Times New Roman"/>
          <w:color w:val="auto"/>
          <w:sz w:val="24"/>
          <w:szCs w:val="24"/>
        </w:rPr>
        <w:t xml:space="preserve"> реализация ТМЦ,</w:t>
      </w:r>
      <w:r w:rsidRPr="00C14707">
        <w:rPr>
          <w:rStyle w:val="af7"/>
          <w:rFonts w:ascii="Times New Roman" w:hAnsi="Times New Roman" w:cs="Times New Roman"/>
          <w:color w:val="auto"/>
          <w:sz w:val="24"/>
          <w:szCs w:val="24"/>
        </w:rPr>
        <w:t xml:space="preserve"> продаж или предоставления материалов</w:t>
      </w:r>
      <w:r w:rsidR="0059602B">
        <w:rPr>
          <w:rStyle w:val="af7"/>
          <w:rFonts w:ascii="Times New Roman" w:hAnsi="Times New Roman" w:cs="Times New Roman"/>
          <w:color w:val="auto"/>
          <w:sz w:val="24"/>
          <w:szCs w:val="24"/>
        </w:rPr>
        <w:t xml:space="preserve">, </w:t>
      </w:r>
    </w:p>
    <w:p w14:paraId="4CE845C5" w14:textId="564218FF" w:rsidR="008D6AA4" w:rsidRPr="0059602B"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н</w:t>
      </w:r>
      <w:r w:rsidR="008D6AA4" w:rsidRPr="008D6AA4">
        <w:rPr>
          <w:rStyle w:val="af7"/>
          <w:rFonts w:ascii="Times New Roman" w:hAnsi="Times New Roman" w:cs="Times New Roman"/>
          <w:b/>
          <w:bCs w:val="0"/>
          <w:color w:val="auto"/>
          <w:sz w:val="24"/>
          <w:szCs w:val="24"/>
        </w:rPr>
        <w:t>оменклатура</w:t>
      </w:r>
      <w:r w:rsidR="008D6AA4">
        <w:rPr>
          <w:rStyle w:val="af7"/>
          <w:rFonts w:ascii="Times New Roman" w:hAnsi="Times New Roman" w:cs="Times New Roman"/>
          <w:b/>
          <w:bCs w:val="0"/>
          <w:color w:val="auto"/>
          <w:sz w:val="24"/>
          <w:szCs w:val="24"/>
        </w:rPr>
        <w:t xml:space="preserve"> </w:t>
      </w:r>
      <w:r w:rsidR="0059602B">
        <w:rPr>
          <w:rStyle w:val="af7"/>
          <w:rFonts w:ascii="Times New Roman" w:hAnsi="Times New Roman" w:cs="Times New Roman"/>
          <w:b/>
          <w:bCs w:val="0"/>
          <w:color w:val="auto"/>
          <w:sz w:val="24"/>
          <w:szCs w:val="24"/>
        </w:rPr>
        <w:t xml:space="preserve">(наименование ТМЦ) </w:t>
      </w:r>
      <w:r>
        <w:rPr>
          <w:rStyle w:val="af7"/>
          <w:rFonts w:ascii="Times New Roman" w:hAnsi="Times New Roman" w:cs="Times New Roman"/>
          <w:b/>
          <w:bCs w:val="0"/>
          <w:color w:val="auto"/>
          <w:sz w:val="24"/>
          <w:szCs w:val="24"/>
        </w:rPr>
        <w:t>–</w:t>
      </w:r>
      <w:r w:rsidR="00C14707">
        <w:rPr>
          <w:rStyle w:val="af7"/>
          <w:rFonts w:ascii="Times New Roman" w:hAnsi="Times New Roman" w:cs="Times New Roman"/>
          <w:b/>
          <w:bCs w:val="0"/>
          <w:color w:val="auto"/>
          <w:sz w:val="24"/>
          <w:szCs w:val="24"/>
        </w:rPr>
        <w:t xml:space="preserve"> </w:t>
      </w:r>
      <w:r w:rsidRPr="003B0BA6">
        <w:rPr>
          <w:rStyle w:val="af7"/>
          <w:rFonts w:ascii="Times New Roman" w:hAnsi="Times New Roman" w:cs="Times New Roman"/>
          <w:color w:val="auto"/>
          <w:sz w:val="24"/>
          <w:szCs w:val="24"/>
        </w:rPr>
        <w:t xml:space="preserve">список или классификация всех товаров и </w:t>
      </w:r>
      <w:r w:rsidRPr="0059602B">
        <w:rPr>
          <w:rStyle w:val="af7"/>
          <w:rFonts w:ascii="Times New Roman" w:hAnsi="Times New Roman" w:cs="Times New Roman"/>
          <w:color w:val="auto"/>
          <w:sz w:val="24"/>
          <w:szCs w:val="24"/>
        </w:rPr>
        <w:t>материалов (ТМЦ), которые используются, хранятся или закупаются организацией;</w:t>
      </w:r>
    </w:p>
    <w:p w14:paraId="2BB2F373" w14:textId="5B10B1E4" w:rsidR="003B0BA6" w:rsidRPr="0059602B" w:rsidRDefault="003B0BA6"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color w:val="auto"/>
          <w:sz w:val="24"/>
          <w:szCs w:val="24"/>
        </w:rPr>
      </w:pPr>
      <w:r w:rsidRPr="0059602B">
        <w:rPr>
          <w:rFonts w:ascii="Times New Roman" w:hAnsi="Times New Roman" w:cs="Times New Roman"/>
          <w:color w:val="auto"/>
          <w:sz w:val="24"/>
          <w:szCs w:val="24"/>
        </w:rPr>
        <w:t>номенклатурная группа</w:t>
      </w:r>
      <w:r w:rsidR="00C14707" w:rsidRPr="0059602B">
        <w:rPr>
          <w:rFonts w:ascii="Times New Roman" w:hAnsi="Times New Roman" w:cs="Times New Roman"/>
          <w:color w:val="auto"/>
          <w:sz w:val="24"/>
          <w:szCs w:val="24"/>
        </w:rPr>
        <w:t xml:space="preserve"> - </w:t>
      </w:r>
      <w:r w:rsidR="0059602B" w:rsidRPr="0059602B">
        <w:rPr>
          <w:rFonts w:ascii="Times New Roman" w:hAnsi="Times New Roman" w:cs="Times New Roman"/>
          <w:b w:val="0"/>
          <w:bCs/>
          <w:color w:val="auto"/>
          <w:sz w:val="24"/>
          <w:szCs w:val="24"/>
        </w:rPr>
        <w:t>справочник</w:t>
      </w:r>
      <w:r w:rsidRPr="0059602B">
        <w:rPr>
          <w:rFonts w:ascii="Times New Roman" w:hAnsi="Times New Roman" w:cs="Times New Roman"/>
          <w:b w:val="0"/>
          <w:bCs/>
          <w:color w:val="auto"/>
          <w:sz w:val="24"/>
          <w:szCs w:val="24"/>
        </w:rPr>
        <w:t>, соответствующий номенклатурной группе товара;</w:t>
      </w:r>
      <w:r w:rsidR="009A57C5" w:rsidRPr="0059602B">
        <w:rPr>
          <w:rFonts w:ascii="Times New Roman" w:hAnsi="Times New Roman" w:cs="Times New Roman"/>
          <w:b w:val="0"/>
          <w:bCs/>
          <w:color w:val="auto"/>
          <w:sz w:val="24"/>
          <w:szCs w:val="24"/>
        </w:rPr>
        <w:t xml:space="preserve"> </w:t>
      </w:r>
    </w:p>
    <w:p w14:paraId="4BD98DF8" w14:textId="09A73BE4" w:rsidR="00FE6D2B" w:rsidRPr="00FE6D2B" w:rsidRDefault="00FE6D2B"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Pr>
          <w:rFonts w:ascii="Times New Roman" w:hAnsi="Times New Roman" w:cs="Times New Roman"/>
          <w:color w:val="auto"/>
          <w:sz w:val="24"/>
          <w:szCs w:val="24"/>
        </w:rPr>
        <w:lastRenderedPageBreak/>
        <w:t xml:space="preserve">номер документа - </w:t>
      </w:r>
      <w:r w:rsidRPr="00FE6D2B">
        <w:rPr>
          <w:rFonts w:ascii="Times New Roman" w:hAnsi="Times New Roman" w:cs="Times New Roman"/>
          <w:b w:val="0"/>
          <w:bCs/>
          <w:color w:val="auto"/>
          <w:sz w:val="24"/>
          <w:szCs w:val="24"/>
        </w:rPr>
        <w:t>уникальный идентификационный номер, присвоенный каждому документу в системе учета</w:t>
      </w:r>
      <w:r>
        <w:rPr>
          <w:rFonts w:ascii="Times New Roman" w:hAnsi="Times New Roman" w:cs="Times New Roman"/>
          <w:b w:val="0"/>
          <w:bCs/>
          <w:color w:val="auto"/>
          <w:sz w:val="24"/>
          <w:szCs w:val="24"/>
        </w:rPr>
        <w:t xml:space="preserve"> 1</w:t>
      </w:r>
      <w:r>
        <w:rPr>
          <w:rFonts w:ascii="Times New Roman" w:hAnsi="Times New Roman" w:cs="Times New Roman"/>
          <w:b w:val="0"/>
          <w:bCs/>
          <w:color w:val="auto"/>
          <w:sz w:val="24"/>
          <w:szCs w:val="24"/>
          <w:lang w:val="en-US"/>
        </w:rPr>
        <w:t>C</w:t>
      </w:r>
      <w:r>
        <w:rPr>
          <w:rFonts w:ascii="Times New Roman" w:hAnsi="Times New Roman" w:cs="Times New Roman"/>
          <w:b w:val="0"/>
          <w:bCs/>
          <w:color w:val="auto"/>
          <w:sz w:val="24"/>
          <w:szCs w:val="24"/>
        </w:rPr>
        <w:t>:</w:t>
      </w:r>
      <w:r w:rsidR="006F49FB">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УПП;</w:t>
      </w:r>
    </w:p>
    <w:p w14:paraId="3592BBEE" w14:textId="0142757B" w:rsidR="008D6AA4" w:rsidRDefault="003B0BA6"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д</w:t>
      </w:r>
      <w:r w:rsidR="008D6AA4" w:rsidRPr="008D6AA4">
        <w:rPr>
          <w:rStyle w:val="af7"/>
          <w:rFonts w:ascii="Times New Roman" w:hAnsi="Times New Roman" w:cs="Times New Roman"/>
          <w:b/>
          <w:bCs w:val="0"/>
          <w:color w:val="auto"/>
          <w:sz w:val="24"/>
          <w:szCs w:val="24"/>
        </w:rPr>
        <w:t>ата документа</w:t>
      </w:r>
      <w:r w:rsidR="008D6AA4">
        <w:rPr>
          <w:rStyle w:val="af7"/>
          <w:rFonts w:ascii="Times New Roman" w:hAnsi="Times New Roman" w:cs="Times New Roman"/>
          <w:b/>
          <w:bCs w:val="0"/>
          <w:color w:val="auto"/>
          <w:sz w:val="24"/>
          <w:szCs w:val="24"/>
        </w:rPr>
        <w:t xml:space="preserve"> </w:t>
      </w:r>
      <w:r>
        <w:rPr>
          <w:rStyle w:val="af7"/>
          <w:rFonts w:ascii="Times New Roman" w:hAnsi="Times New Roman" w:cs="Times New Roman"/>
          <w:b/>
          <w:bCs w:val="0"/>
          <w:color w:val="auto"/>
          <w:sz w:val="24"/>
          <w:szCs w:val="24"/>
        </w:rPr>
        <w:t>–</w:t>
      </w:r>
      <w:r w:rsidRPr="003B0BA6">
        <w:rPr>
          <w:rStyle w:val="af7"/>
          <w:rFonts w:ascii="Times New Roman" w:hAnsi="Times New Roman" w:cs="Times New Roman"/>
          <w:color w:val="auto"/>
          <w:sz w:val="24"/>
          <w:szCs w:val="24"/>
        </w:rPr>
        <w:t>дата, когда был оформлен или зарегистрирован соответствующий документ в системе учета</w:t>
      </w:r>
      <w:r>
        <w:rPr>
          <w:rStyle w:val="af7"/>
          <w:rFonts w:ascii="Times New Roman" w:hAnsi="Times New Roman" w:cs="Times New Roman"/>
          <w:color w:val="auto"/>
          <w:sz w:val="24"/>
          <w:szCs w:val="24"/>
        </w:rPr>
        <w:t>;</w:t>
      </w:r>
    </w:p>
    <w:p w14:paraId="3067C390" w14:textId="0BA0CDE0" w:rsidR="003B0BA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 xml:space="preserve">стоимость </w:t>
      </w:r>
      <w:r>
        <w:rPr>
          <w:rStyle w:val="af7"/>
          <w:rFonts w:ascii="Times New Roman" w:hAnsi="Times New Roman" w:cs="Times New Roman"/>
          <w:b/>
          <w:bCs w:val="0"/>
          <w:color w:val="auto"/>
          <w:sz w:val="24"/>
          <w:szCs w:val="24"/>
        </w:rPr>
        <w:t xml:space="preserve">- </w:t>
      </w:r>
      <w:r w:rsidRPr="003B0BA6">
        <w:rPr>
          <w:rStyle w:val="af7"/>
          <w:rFonts w:ascii="Times New Roman" w:hAnsi="Times New Roman" w:cs="Times New Roman"/>
          <w:color w:val="auto"/>
          <w:sz w:val="24"/>
          <w:szCs w:val="24"/>
        </w:rPr>
        <w:t>денежное выражение цены товарно-материальной ценности (ТМЦ), которое отражает ее первоначальную цену при закупке или оценку на момент оприходования;</w:t>
      </w:r>
    </w:p>
    <w:p w14:paraId="047E898E" w14:textId="5EE67F54" w:rsidR="00343BF8" w:rsidRPr="00A67816" w:rsidRDefault="00343BF8"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lang w:val="kk-KZ"/>
        </w:rPr>
        <w:t>полное наименование</w:t>
      </w:r>
      <w:r w:rsidR="00FE6D2B">
        <w:rPr>
          <w:rStyle w:val="af7"/>
          <w:rFonts w:ascii="Times New Roman" w:hAnsi="Times New Roman" w:cs="Times New Roman"/>
          <w:b/>
          <w:bCs w:val="0"/>
          <w:color w:val="auto"/>
          <w:sz w:val="24"/>
          <w:szCs w:val="24"/>
          <w:lang w:val="kk-KZ"/>
        </w:rPr>
        <w:t xml:space="preserve"> ТМЦ</w:t>
      </w:r>
      <w:r>
        <w:rPr>
          <w:rStyle w:val="af7"/>
          <w:rFonts w:ascii="Times New Roman" w:hAnsi="Times New Roman" w:cs="Times New Roman"/>
          <w:b/>
          <w:bCs w:val="0"/>
          <w:color w:val="auto"/>
          <w:sz w:val="24"/>
          <w:szCs w:val="24"/>
          <w:lang w:val="kk-KZ"/>
        </w:rPr>
        <w:t xml:space="preserve"> </w:t>
      </w:r>
      <w:r w:rsidRPr="00A67816">
        <w:rPr>
          <w:rFonts w:ascii="Times New Roman" w:hAnsi="Times New Roman" w:cs="Times New Roman"/>
          <w:b w:val="0"/>
          <w:bCs/>
          <w:color w:val="auto"/>
          <w:sz w:val="24"/>
          <w:szCs w:val="24"/>
        </w:rPr>
        <w:t>— полное наименование материала</w:t>
      </w:r>
      <w:r>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w:t>
      </w:r>
      <w:r w:rsidR="00741652">
        <w:rPr>
          <w:rFonts w:ascii="Times New Roman" w:hAnsi="Times New Roman" w:cs="Times New Roman"/>
          <w:b w:val="0"/>
          <w:bCs/>
          <w:color w:val="auto"/>
          <w:sz w:val="24"/>
          <w:szCs w:val="24"/>
        </w:rPr>
        <w:t xml:space="preserve">наименование номенклатуры, </w:t>
      </w:r>
      <w:r>
        <w:rPr>
          <w:rFonts w:ascii="Times New Roman" w:hAnsi="Times New Roman" w:cs="Times New Roman"/>
          <w:b w:val="0"/>
          <w:bCs/>
          <w:color w:val="auto"/>
          <w:sz w:val="24"/>
          <w:szCs w:val="24"/>
        </w:rPr>
        <w:t>тип, марка, модель, характеристика)</w:t>
      </w:r>
      <w:r w:rsidR="003B0BA6">
        <w:rPr>
          <w:rFonts w:ascii="Times New Roman" w:hAnsi="Times New Roman" w:cs="Times New Roman"/>
          <w:b w:val="0"/>
          <w:bCs/>
          <w:color w:val="auto"/>
          <w:sz w:val="24"/>
          <w:szCs w:val="24"/>
        </w:rPr>
        <w:t>;</w:t>
      </w:r>
    </w:p>
    <w:p w14:paraId="4F9BF3B5" w14:textId="3DC9B395" w:rsidR="00A67816" w:rsidRDefault="00A67816"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sidRPr="00A67816">
        <w:rPr>
          <w:rStyle w:val="af7"/>
          <w:rFonts w:ascii="Times New Roman" w:hAnsi="Times New Roman" w:cs="Times New Roman"/>
          <w:b/>
          <w:bCs w:val="0"/>
          <w:color w:val="auto"/>
          <w:sz w:val="24"/>
          <w:szCs w:val="24"/>
        </w:rPr>
        <w:t>количество</w:t>
      </w:r>
      <w:r w:rsidRPr="00A67816">
        <w:rPr>
          <w:rFonts w:ascii="Times New Roman" w:hAnsi="Times New Roman" w:cs="Times New Roman"/>
          <w:b w:val="0"/>
          <w:bCs/>
          <w:color w:val="auto"/>
          <w:sz w:val="24"/>
          <w:szCs w:val="24"/>
        </w:rPr>
        <w:t xml:space="preserve"> </w:t>
      </w:r>
      <w:r w:rsidR="00FE6D2B" w:rsidRPr="00FE6D2B">
        <w:rPr>
          <w:rFonts w:ascii="Times New Roman" w:hAnsi="Times New Roman" w:cs="Times New Roman"/>
          <w:color w:val="auto"/>
          <w:sz w:val="24"/>
          <w:szCs w:val="24"/>
        </w:rPr>
        <w:t xml:space="preserve">ТМЦ </w:t>
      </w:r>
      <w:r w:rsidRPr="00A67816">
        <w:rPr>
          <w:rFonts w:ascii="Times New Roman" w:hAnsi="Times New Roman" w:cs="Times New Roman"/>
          <w:b w:val="0"/>
          <w:bCs/>
          <w:color w:val="auto"/>
          <w:sz w:val="24"/>
          <w:szCs w:val="24"/>
        </w:rPr>
        <w:t>— точное число единиц товара на складе;</w:t>
      </w:r>
    </w:p>
    <w:p w14:paraId="1C632A40" w14:textId="71CC7A89" w:rsidR="003B0BA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тип, марка, модель</w:t>
      </w:r>
      <w:r>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это классификация ТМЦ, указывающая на его категорию (тип), производителя (марка) и конкретную модификацию (модель);</w:t>
      </w:r>
    </w:p>
    <w:p w14:paraId="2358A4DB" w14:textId="45E3DEAB" w:rsidR="003B0BA6" w:rsidRPr="00FE6D2B"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характеристика ТМЦ</w:t>
      </w:r>
      <w:r>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 xml:space="preserve">описание особенностей </w:t>
      </w:r>
      <w:r>
        <w:rPr>
          <w:rStyle w:val="af7"/>
          <w:rFonts w:ascii="Times New Roman" w:hAnsi="Times New Roman" w:cs="Times New Roman"/>
          <w:color w:val="auto"/>
          <w:sz w:val="24"/>
          <w:szCs w:val="24"/>
        </w:rPr>
        <w:t>ТМЦ</w:t>
      </w:r>
      <w:r w:rsidRPr="003B0BA6">
        <w:rPr>
          <w:rStyle w:val="af7"/>
          <w:rFonts w:ascii="Times New Roman" w:hAnsi="Times New Roman" w:cs="Times New Roman"/>
          <w:color w:val="auto"/>
          <w:sz w:val="24"/>
          <w:szCs w:val="24"/>
        </w:rPr>
        <w:t>, которые отличают ее от других аналогичных позиций;</w:t>
      </w:r>
    </w:p>
    <w:p w14:paraId="009EAE84" w14:textId="77C22716" w:rsidR="00741652" w:rsidRPr="00BC6FB3" w:rsidRDefault="00FE6D2B" w:rsidP="00741652">
      <w:pPr>
        <w:pStyle w:val="af4"/>
        <w:numPr>
          <w:ilvl w:val="0"/>
          <w:numId w:val="6"/>
        </w:numPr>
        <w:tabs>
          <w:tab w:val="clear" w:pos="720"/>
          <w:tab w:val="left" w:pos="851"/>
        </w:tabs>
        <w:spacing w:after="240" w:line="240" w:lineRule="auto"/>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причина списания</w:t>
      </w:r>
      <w:r w:rsidRPr="00741652">
        <w:rPr>
          <w:rStyle w:val="af7"/>
          <w:rFonts w:ascii="Times New Roman" w:hAnsi="Times New Roman" w:cs="Times New Roman"/>
          <w:color w:val="auto"/>
          <w:sz w:val="24"/>
          <w:szCs w:val="24"/>
        </w:rPr>
        <w:t xml:space="preserve"> </w:t>
      </w:r>
      <w:r w:rsidR="001F2116" w:rsidRPr="00741652">
        <w:rPr>
          <w:rStyle w:val="af7"/>
          <w:rFonts w:ascii="Times New Roman" w:hAnsi="Times New Roman" w:cs="Times New Roman"/>
          <w:color w:val="auto"/>
          <w:sz w:val="24"/>
          <w:szCs w:val="24"/>
        </w:rPr>
        <w:t xml:space="preserve">- </w:t>
      </w:r>
      <w:r w:rsidR="00741652" w:rsidRPr="00741652">
        <w:rPr>
          <w:rFonts w:ascii="Times New Roman" w:hAnsi="Times New Roman" w:cs="Times New Roman"/>
          <w:b w:val="0"/>
          <w:bCs/>
          <w:color w:val="auto"/>
          <w:sz w:val="24"/>
          <w:szCs w:val="24"/>
        </w:rPr>
        <w:t>обоснование или основание, по которому ТМЦ будет списываться либо больше не используется и подлежит списанию с учета</w:t>
      </w:r>
      <w:r w:rsidR="00741652" w:rsidRPr="00741652">
        <w:rPr>
          <w:rStyle w:val="af7"/>
          <w:rFonts w:ascii="Times New Roman" w:hAnsi="Times New Roman" w:cs="Times New Roman"/>
          <w:color w:val="auto"/>
          <w:sz w:val="24"/>
          <w:szCs w:val="24"/>
        </w:rPr>
        <w:t xml:space="preserve"> (использование в производственных целях, негодность</w:t>
      </w:r>
      <w:r w:rsidR="00741652" w:rsidRPr="00BC6FB3">
        <w:rPr>
          <w:rStyle w:val="af7"/>
          <w:rFonts w:ascii="Times New Roman" w:hAnsi="Times New Roman" w:cs="Times New Roman"/>
          <w:color w:val="auto"/>
          <w:sz w:val="24"/>
          <w:szCs w:val="24"/>
        </w:rPr>
        <w:t>, брак и т.д.);</w:t>
      </w:r>
    </w:p>
    <w:p w14:paraId="2CE155CD" w14:textId="0D86914D" w:rsidR="00A6781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color w:val="auto"/>
          <w:sz w:val="24"/>
          <w:szCs w:val="24"/>
        </w:rPr>
      </w:pPr>
      <w:r w:rsidRPr="003B0BA6">
        <w:rPr>
          <w:rStyle w:val="af7"/>
          <w:rFonts w:ascii="Times New Roman" w:hAnsi="Times New Roman" w:cs="Times New Roman"/>
          <w:b/>
          <w:bCs w:val="0"/>
          <w:color w:val="auto"/>
          <w:sz w:val="24"/>
          <w:szCs w:val="24"/>
        </w:rPr>
        <w:t>базовая единица измерения</w:t>
      </w:r>
      <w:r>
        <w:rPr>
          <w:rStyle w:val="af7"/>
          <w:rFonts w:ascii="Times New Roman" w:hAnsi="Times New Roman" w:cs="Times New Roman"/>
          <w:b/>
          <w:bCs w:val="0"/>
          <w:color w:val="auto"/>
          <w:sz w:val="24"/>
          <w:szCs w:val="24"/>
        </w:rPr>
        <w:t xml:space="preserve"> </w:t>
      </w:r>
      <w:r w:rsidR="00A67816" w:rsidRPr="003B0BA6">
        <w:rPr>
          <w:rFonts w:ascii="Times New Roman" w:hAnsi="Times New Roman" w:cs="Times New Roman"/>
          <w:b w:val="0"/>
          <w:bCs/>
          <w:color w:val="auto"/>
          <w:sz w:val="24"/>
          <w:szCs w:val="24"/>
        </w:rPr>
        <w:t>— штуки, килограммы и т.д</w:t>
      </w:r>
      <w:r w:rsidR="00343BF8" w:rsidRPr="003B0BA6">
        <w:rPr>
          <w:rFonts w:ascii="Times New Roman" w:hAnsi="Times New Roman" w:cs="Times New Roman"/>
          <w:b w:val="0"/>
          <w:bCs/>
          <w:color w:val="auto"/>
          <w:sz w:val="24"/>
          <w:szCs w:val="24"/>
        </w:rPr>
        <w:t>.</w:t>
      </w:r>
      <w:r w:rsidR="00A67816" w:rsidRPr="003B0BA6">
        <w:rPr>
          <w:rFonts w:ascii="Times New Roman" w:hAnsi="Times New Roman" w:cs="Times New Roman"/>
          <w:b w:val="0"/>
          <w:bCs/>
          <w:color w:val="auto"/>
          <w:sz w:val="24"/>
          <w:szCs w:val="24"/>
        </w:rPr>
        <w:t>;</w:t>
      </w:r>
    </w:p>
    <w:p w14:paraId="5BA5544A" w14:textId="37327621" w:rsidR="00A67816" w:rsidRPr="00BE7A42" w:rsidRDefault="00A67816"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rPr>
        <w:t xml:space="preserve">дата </w:t>
      </w:r>
      <w:r w:rsidR="003B0BA6" w:rsidRPr="008D6AA4">
        <w:rPr>
          <w:rStyle w:val="af7"/>
          <w:rFonts w:ascii="Times New Roman" w:hAnsi="Times New Roman" w:cs="Times New Roman"/>
          <w:b/>
          <w:bCs w:val="0"/>
          <w:color w:val="auto"/>
          <w:sz w:val="24"/>
          <w:szCs w:val="24"/>
        </w:rPr>
        <w:t>оприходования</w:t>
      </w:r>
      <w:r w:rsidR="003B0BA6" w:rsidRPr="00BE7A42">
        <w:rPr>
          <w:rFonts w:ascii="Times New Roman" w:hAnsi="Times New Roman" w:cs="Times New Roman"/>
          <w:b w:val="0"/>
          <w:bCs/>
          <w:color w:val="auto"/>
          <w:sz w:val="24"/>
          <w:szCs w:val="24"/>
        </w:rPr>
        <w:t xml:space="preserve"> </w:t>
      </w:r>
      <w:r w:rsidRPr="00BE7A42">
        <w:rPr>
          <w:rFonts w:ascii="Times New Roman" w:hAnsi="Times New Roman" w:cs="Times New Roman"/>
          <w:b w:val="0"/>
          <w:bCs/>
          <w:color w:val="auto"/>
          <w:sz w:val="24"/>
          <w:szCs w:val="24"/>
        </w:rPr>
        <w:t>— помогает отслеживать сроки хранения и планировать своевременное использование ТМЦ;</w:t>
      </w:r>
    </w:p>
    <w:p w14:paraId="24A0460F" w14:textId="13D95CD3" w:rsidR="00343BF8" w:rsidRPr="00BE7A42" w:rsidRDefault="006F49FB"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lang w:val="kk-KZ"/>
        </w:rPr>
        <w:t>зона/ст</w:t>
      </w:r>
      <w:r w:rsidR="00540A8F">
        <w:rPr>
          <w:rStyle w:val="af7"/>
          <w:rFonts w:ascii="Times New Roman" w:hAnsi="Times New Roman" w:cs="Times New Roman"/>
          <w:b/>
          <w:bCs w:val="0"/>
          <w:color w:val="auto"/>
          <w:sz w:val="24"/>
          <w:szCs w:val="24"/>
          <w:lang w:val="kk-KZ"/>
        </w:rPr>
        <w:t>е</w:t>
      </w:r>
      <w:r>
        <w:rPr>
          <w:rStyle w:val="af7"/>
          <w:rFonts w:ascii="Times New Roman" w:hAnsi="Times New Roman" w:cs="Times New Roman"/>
          <w:b/>
          <w:bCs w:val="0"/>
          <w:color w:val="auto"/>
          <w:sz w:val="24"/>
          <w:szCs w:val="24"/>
          <w:lang w:val="kk-KZ"/>
        </w:rPr>
        <w:t>ллаж</w:t>
      </w:r>
      <w:r w:rsidR="00BE7A42" w:rsidRPr="00BE7A42">
        <w:rPr>
          <w:rStyle w:val="af7"/>
          <w:rFonts w:ascii="Times New Roman" w:hAnsi="Times New Roman" w:cs="Times New Roman"/>
          <w:b/>
          <w:bCs w:val="0"/>
          <w:color w:val="auto"/>
          <w:sz w:val="24"/>
          <w:szCs w:val="24"/>
        </w:rPr>
        <w:t xml:space="preserve"> - </w:t>
      </w:r>
      <w:r w:rsidR="00BE7A42" w:rsidRPr="00BE7A42">
        <w:rPr>
          <w:rFonts w:ascii="Times New Roman" w:hAnsi="Times New Roman" w:cs="Times New Roman"/>
          <w:b w:val="0"/>
          <w:bCs/>
          <w:color w:val="auto"/>
          <w:sz w:val="24"/>
          <w:szCs w:val="24"/>
        </w:rPr>
        <w:t>указание конкретного стеллажа или зоны для ускорения поиска товара;</w:t>
      </w:r>
    </w:p>
    <w:p w14:paraId="3C6BECA9" w14:textId="028BE854" w:rsidR="00343BF8" w:rsidRPr="00BE7A42" w:rsidRDefault="00343BF8"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color w:val="auto"/>
          <w:sz w:val="24"/>
          <w:szCs w:val="24"/>
        </w:rPr>
      </w:pPr>
      <w:r w:rsidRPr="00BE7A42">
        <w:rPr>
          <w:rStyle w:val="af7"/>
          <w:rFonts w:ascii="Times New Roman" w:hAnsi="Times New Roman" w:cs="Times New Roman"/>
          <w:b/>
          <w:bCs w:val="0"/>
          <w:color w:val="auto"/>
          <w:sz w:val="24"/>
          <w:szCs w:val="24"/>
        </w:rPr>
        <w:t>склад (</w:t>
      </w:r>
      <w:r w:rsidR="008D6AA4">
        <w:rPr>
          <w:rStyle w:val="af7"/>
          <w:rFonts w:ascii="Times New Roman" w:hAnsi="Times New Roman" w:cs="Times New Roman"/>
          <w:b/>
          <w:bCs w:val="0"/>
          <w:color w:val="auto"/>
          <w:sz w:val="24"/>
          <w:szCs w:val="24"/>
        </w:rPr>
        <w:t>локация</w:t>
      </w:r>
      <w:r w:rsidRPr="00BE7A42">
        <w:rPr>
          <w:rStyle w:val="af7"/>
          <w:rFonts w:ascii="Times New Roman" w:hAnsi="Times New Roman" w:cs="Times New Roman"/>
          <w:b/>
          <w:bCs w:val="0"/>
          <w:color w:val="auto"/>
          <w:sz w:val="24"/>
          <w:szCs w:val="24"/>
        </w:rPr>
        <w:t>)</w:t>
      </w:r>
      <w:r w:rsidR="00BE7A42" w:rsidRPr="00BE7A42">
        <w:rPr>
          <w:rStyle w:val="af7"/>
          <w:rFonts w:ascii="Times New Roman" w:hAnsi="Times New Roman" w:cs="Times New Roman"/>
          <w:b/>
          <w:bCs w:val="0"/>
          <w:color w:val="auto"/>
          <w:sz w:val="24"/>
          <w:szCs w:val="24"/>
        </w:rPr>
        <w:t xml:space="preserve"> - </w:t>
      </w:r>
      <w:r w:rsidR="00BE7A42" w:rsidRPr="00BE7A42">
        <w:rPr>
          <w:rFonts w:ascii="Times New Roman" w:hAnsi="Times New Roman" w:cs="Times New Roman"/>
          <w:b w:val="0"/>
          <w:bCs/>
          <w:color w:val="auto"/>
          <w:sz w:val="24"/>
          <w:szCs w:val="24"/>
        </w:rPr>
        <w:t>уникальный идентификатор конкретного склада, где хранится товар;</w:t>
      </w:r>
    </w:p>
    <w:p w14:paraId="33AEE7F4" w14:textId="47CEAD1C" w:rsidR="00A67816" w:rsidRPr="00741652" w:rsidRDefault="00A67816" w:rsidP="00FE6D2B">
      <w:pPr>
        <w:pStyle w:val="af4"/>
        <w:numPr>
          <w:ilvl w:val="1"/>
          <w:numId w:val="7"/>
        </w:numPr>
        <w:tabs>
          <w:tab w:val="clear" w:pos="1440"/>
          <w:tab w:val="num" w:pos="360"/>
          <w:tab w:val="left" w:pos="851"/>
        </w:tabs>
        <w:ind w:left="0" w:firstLine="567"/>
        <w:rPr>
          <w:rFonts w:ascii="Times New Roman" w:hAnsi="Times New Roman" w:cs="Times New Roman"/>
          <w:b w:val="0"/>
          <w:bCs/>
          <w:color w:val="auto"/>
          <w:sz w:val="24"/>
          <w:szCs w:val="24"/>
        </w:rPr>
      </w:pPr>
      <w:r w:rsidRPr="00741652">
        <w:rPr>
          <w:rStyle w:val="af7"/>
          <w:rFonts w:ascii="Times New Roman" w:hAnsi="Times New Roman" w:cs="Times New Roman"/>
          <w:b/>
          <w:bCs w:val="0"/>
          <w:color w:val="auto"/>
          <w:sz w:val="24"/>
          <w:szCs w:val="24"/>
        </w:rPr>
        <w:t>номер партии:</w:t>
      </w:r>
      <w:r w:rsidRPr="00741652">
        <w:rPr>
          <w:rStyle w:val="af7"/>
          <w:rFonts w:ascii="Times New Roman" w:hAnsi="Times New Roman" w:cs="Times New Roman"/>
          <w:color w:val="auto"/>
          <w:sz w:val="24"/>
          <w:szCs w:val="24"/>
        </w:rPr>
        <w:t xml:space="preserve"> уникальный идентификатор партии товара для отслеживания</w:t>
      </w:r>
      <w:r w:rsidR="008D6AA4" w:rsidRPr="00741652">
        <w:rPr>
          <w:rFonts w:ascii="Times New Roman" w:hAnsi="Times New Roman" w:cs="Times New Roman"/>
          <w:b w:val="0"/>
          <w:bCs/>
          <w:color w:val="auto"/>
          <w:sz w:val="24"/>
          <w:szCs w:val="24"/>
        </w:rPr>
        <w:t>;</w:t>
      </w:r>
    </w:p>
    <w:p w14:paraId="0424BD53" w14:textId="64B162AB" w:rsidR="00C14707" w:rsidRPr="00741652" w:rsidRDefault="00C14707" w:rsidP="00FE6D2B">
      <w:pPr>
        <w:pStyle w:val="af4"/>
        <w:numPr>
          <w:ilvl w:val="0"/>
          <w:numId w:val="7"/>
        </w:numPr>
        <w:tabs>
          <w:tab w:val="clear" w:pos="720"/>
          <w:tab w:val="num" w:pos="851"/>
        </w:tabs>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 xml:space="preserve">подразделение отправитель </w:t>
      </w:r>
      <w:r w:rsidRPr="00741652">
        <w:rPr>
          <w:rStyle w:val="af7"/>
          <w:rFonts w:ascii="Times New Roman" w:hAnsi="Times New Roman" w:cs="Times New Roman"/>
          <w:color w:val="auto"/>
          <w:sz w:val="24"/>
          <w:szCs w:val="24"/>
        </w:rPr>
        <w:t xml:space="preserve">– наименование </w:t>
      </w:r>
      <w:r w:rsidR="009A57C5" w:rsidRPr="00741652">
        <w:rPr>
          <w:rStyle w:val="af7"/>
          <w:rFonts w:ascii="Times New Roman" w:hAnsi="Times New Roman" w:cs="Times New Roman"/>
          <w:color w:val="auto"/>
          <w:sz w:val="24"/>
          <w:szCs w:val="24"/>
        </w:rPr>
        <w:t>подразделение организации</w:t>
      </w:r>
      <w:r w:rsidRPr="00741652">
        <w:rPr>
          <w:rStyle w:val="af7"/>
          <w:rFonts w:ascii="Times New Roman" w:hAnsi="Times New Roman" w:cs="Times New Roman"/>
          <w:color w:val="auto"/>
          <w:sz w:val="24"/>
          <w:szCs w:val="24"/>
        </w:rPr>
        <w:t xml:space="preserve"> отправителя ТМЦ;</w:t>
      </w:r>
    </w:p>
    <w:p w14:paraId="107FC091" w14:textId="5C05E732" w:rsidR="00C14707" w:rsidRPr="00741652" w:rsidRDefault="00C14707" w:rsidP="00FE6D2B">
      <w:pPr>
        <w:pStyle w:val="af4"/>
        <w:numPr>
          <w:ilvl w:val="0"/>
          <w:numId w:val="7"/>
        </w:numPr>
        <w:tabs>
          <w:tab w:val="clear" w:pos="720"/>
          <w:tab w:val="num" w:pos="851"/>
        </w:tabs>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 xml:space="preserve">подразделение получатель </w:t>
      </w:r>
      <w:r w:rsidRPr="00741652">
        <w:rPr>
          <w:rStyle w:val="af7"/>
          <w:rFonts w:ascii="Times New Roman" w:hAnsi="Times New Roman" w:cs="Times New Roman"/>
          <w:color w:val="auto"/>
          <w:sz w:val="24"/>
          <w:szCs w:val="24"/>
        </w:rPr>
        <w:t xml:space="preserve">– наименование </w:t>
      </w:r>
      <w:r w:rsidR="009A57C5" w:rsidRPr="00741652">
        <w:rPr>
          <w:rStyle w:val="af7"/>
          <w:rFonts w:ascii="Times New Roman" w:hAnsi="Times New Roman" w:cs="Times New Roman"/>
          <w:color w:val="auto"/>
          <w:sz w:val="24"/>
          <w:szCs w:val="24"/>
        </w:rPr>
        <w:t xml:space="preserve">подразделение организации </w:t>
      </w:r>
      <w:r w:rsidRPr="00741652">
        <w:rPr>
          <w:rStyle w:val="af7"/>
          <w:rFonts w:ascii="Times New Roman" w:hAnsi="Times New Roman" w:cs="Times New Roman"/>
          <w:color w:val="auto"/>
          <w:sz w:val="24"/>
          <w:szCs w:val="24"/>
        </w:rPr>
        <w:t>получателя ТМЦ;</w:t>
      </w:r>
    </w:p>
    <w:p w14:paraId="1B157BE4" w14:textId="5ADC9BEA" w:rsidR="00C14707" w:rsidRDefault="00741652"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sidRPr="00741652">
        <w:rPr>
          <w:rStyle w:val="af7"/>
          <w:rFonts w:ascii="Times New Roman" w:hAnsi="Times New Roman" w:cs="Times New Roman"/>
          <w:b/>
          <w:bCs w:val="0"/>
          <w:color w:val="auto"/>
          <w:sz w:val="24"/>
          <w:szCs w:val="24"/>
          <w:lang w:val="kk-KZ"/>
        </w:rPr>
        <w:t>подразделение организации</w:t>
      </w:r>
      <w:r w:rsidR="00C14707" w:rsidRPr="00741652">
        <w:rPr>
          <w:rStyle w:val="af7"/>
          <w:rFonts w:ascii="Times New Roman" w:hAnsi="Times New Roman" w:cs="Times New Roman"/>
          <w:b/>
          <w:bCs w:val="0"/>
          <w:color w:val="auto"/>
          <w:sz w:val="24"/>
          <w:szCs w:val="24"/>
          <w:lang w:val="kk-KZ"/>
        </w:rPr>
        <w:t xml:space="preserve"> - </w:t>
      </w:r>
      <w:r w:rsidR="00C14707" w:rsidRPr="00741652">
        <w:rPr>
          <w:rFonts w:ascii="Times New Roman" w:hAnsi="Times New Roman" w:cs="Times New Roman"/>
          <w:b w:val="0"/>
          <w:bCs/>
          <w:color w:val="auto"/>
          <w:sz w:val="24"/>
          <w:szCs w:val="24"/>
        </w:rPr>
        <w:t>указание зоны хранения или использования объекта;</w:t>
      </w:r>
    </w:p>
    <w:p w14:paraId="223E921A" w14:textId="564A9137" w:rsidR="00C14707" w:rsidRDefault="00C14707"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sidRPr="00BE7A42">
        <w:rPr>
          <w:rFonts w:ascii="Times New Roman" w:hAnsi="Times New Roman" w:cs="Times New Roman"/>
          <w:b w:val="0"/>
          <w:bCs/>
          <w:color w:val="auto"/>
          <w:sz w:val="24"/>
          <w:szCs w:val="24"/>
        </w:rPr>
        <w:t xml:space="preserve"> — закрепление </w:t>
      </w:r>
      <w:r>
        <w:rPr>
          <w:rFonts w:ascii="Times New Roman" w:hAnsi="Times New Roman" w:cs="Times New Roman"/>
          <w:b w:val="0"/>
          <w:bCs/>
          <w:color w:val="auto"/>
          <w:sz w:val="24"/>
          <w:szCs w:val="24"/>
        </w:rPr>
        <w:t>ТМЦ</w:t>
      </w:r>
      <w:r w:rsidRPr="00BE7A42">
        <w:rPr>
          <w:rFonts w:ascii="Times New Roman" w:hAnsi="Times New Roman" w:cs="Times New Roman"/>
          <w:b w:val="0"/>
          <w:bCs/>
          <w:color w:val="auto"/>
          <w:sz w:val="24"/>
          <w:szCs w:val="24"/>
        </w:rPr>
        <w:t xml:space="preserve"> за сотрудником, ответственным за его использование или сохранность</w:t>
      </w:r>
      <w:r>
        <w:rPr>
          <w:rFonts w:ascii="Times New Roman" w:hAnsi="Times New Roman" w:cs="Times New Roman"/>
          <w:b w:val="0"/>
          <w:bCs/>
          <w:color w:val="auto"/>
          <w:sz w:val="24"/>
          <w:szCs w:val="24"/>
        </w:rPr>
        <w:t>;</w:t>
      </w:r>
    </w:p>
    <w:p w14:paraId="5577B2BB" w14:textId="21D3F32A" w:rsidR="00C14707" w:rsidRPr="00DC62B9" w:rsidRDefault="00C14707" w:rsidP="00FE6D2B">
      <w:pPr>
        <w:numPr>
          <w:ilvl w:val="0"/>
          <w:numId w:val="7"/>
        </w:numPr>
        <w:tabs>
          <w:tab w:val="clear" w:pos="720"/>
          <w:tab w:val="num" w:pos="851"/>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Pr>
          <w:rStyle w:val="af7"/>
          <w:rFonts w:ascii="Times New Roman" w:hAnsi="Times New Roman" w:cs="Times New Roman"/>
          <w:b/>
          <w:bCs w:val="0"/>
          <w:color w:val="auto"/>
          <w:sz w:val="24"/>
          <w:szCs w:val="24"/>
        </w:rPr>
        <w:t xml:space="preserve"> отправитель – </w:t>
      </w:r>
      <w:r w:rsidRPr="00DC62B9">
        <w:rPr>
          <w:rStyle w:val="af7"/>
          <w:rFonts w:ascii="Times New Roman" w:hAnsi="Times New Roman" w:cs="Times New Roman"/>
          <w:color w:val="auto"/>
          <w:sz w:val="24"/>
          <w:szCs w:val="24"/>
        </w:rPr>
        <w:t xml:space="preserve">ФИО ответственного лица отправителя </w:t>
      </w:r>
      <w:r>
        <w:rPr>
          <w:rStyle w:val="af7"/>
          <w:rFonts w:ascii="Times New Roman" w:hAnsi="Times New Roman" w:cs="Times New Roman"/>
          <w:color w:val="auto"/>
          <w:sz w:val="24"/>
          <w:szCs w:val="24"/>
        </w:rPr>
        <w:t>ТМЦ</w:t>
      </w:r>
      <w:r w:rsidRPr="00DC62B9">
        <w:rPr>
          <w:rStyle w:val="af7"/>
          <w:rFonts w:ascii="Times New Roman" w:hAnsi="Times New Roman" w:cs="Times New Roman"/>
          <w:color w:val="auto"/>
          <w:sz w:val="24"/>
          <w:szCs w:val="24"/>
        </w:rPr>
        <w:t>;</w:t>
      </w:r>
    </w:p>
    <w:p w14:paraId="5ED3F32C" w14:textId="2FB48EFC" w:rsidR="00C14707" w:rsidRPr="00C14707" w:rsidRDefault="00C14707"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ответственное лицо получатель – </w:t>
      </w:r>
      <w:r w:rsidRPr="00DC62B9">
        <w:rPr>
          <w:rStyle w:val="af7"/>
          <w:rFonts w:ascii="Times New Roman" w:hAnsi="Times New Roman" w:cs="Times New Roman"/>
          <w:color w:val="auto"/>
          <w:sz w:val="24"/>
          <w:szCs w:val="24"/>
        </w:rPr>
        <w:t xml:space="preserve">ФИО ответственного лица получателя </w:t>
      </w:r>
      <w:r>
        <w:rPr>
          <w:rStyle w:val="af7"/>
          <w:rFonts w:ascii="Times New Roman" w:hAnsi="Times New Roman" w:cs="Times New Roman"/>
          <w:color w:val="auto"/>
          <w:sz w:val="24"/>
          <w:szCs w:val="24"/>
        </w:rPr>
        <w:t>ТМЦ;</w:t>
      </w:r>
    </w:p>
    <w:p w14:paraId="55E1DC03" w14:textId="51147389" w:rsidR="00C14707" w:rsidRDefault="00C14707" w:rsidP="00FE6D2B">
      <w:pPr>
        <w:numPr>
          <w:ilvl w:val="0"/>
          <w:numId w:val="6"/>
        </w:numPr>
        <w:tabs>
          <w:tab w:val="clear" w:pos="720"/>
          <w:tab w:val="num"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оприходования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w:t>
      </w:r>
      <w:r w:rsidRPr="008D6AA4">
        <w:rPr>
          <w:rStyle w:val="af7"/>
          <w:rFonts w:ascii="Times New Roman" w:hAnsi="Times New Roman" w:cs="Times New Roman"/>
          <w:color w:val="auto"/>
          <w:sz w:val="24"/>
          <w:szCs w:val="24"/>
        </w:rPr>
        <w:t>- бухгалтерский или иной внутренний документ, который подтверждает поступление ОС на баланс организации</w:t>
      </w:r>
      <w:r>
        <w:rPr>
          <w:rStyle w:val="af7"/>
          <w:rFonts w:ascii="Times New Roman" w:hAnsi="Times New Roman" w:cs="Times New Roman"/>
          <w:color w:val="auto"/>
          <w:sz w:val="24"/>
          <w:szCs w:val="24"/>
        </w:rPr>
        <w:t>;</w:t>
      </w:r>
    </w:p>
    <w:p w14:paraId="54C2540D" w14:textId="490C12F7" w:rsidR="00C14707" w:rsidRDefault="00C14707" w:rsidP="00FE6D2B">
      <w:pPr>
        <w:numPr>
          <w:ilvl w:val="0"/>
          <w:numId w:val="6"/>
        </w:numPr>
        <w:tabs>
          <w:tab w:val="clear" w:pos="720"/>
          <w:tab w:val="num"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перемещения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 </w:t>
      </w:r>
      <w:r w:rsidRPr="008D6AA4">
        <w:rPr>
          <w:rStyle w:val="af7"/>
          <w:rFonts w:ascii="Times New Roman" w:hAnsi="Times New Roman" w:cs="Times New Roman"/>
          <w:color w:val="auto"/>
          <w:sz w:val="24"/>
          <w:szCs w:val="24"/>
        </w:rPr>
        <w:t xml:space="preserve">документ, который используется для отражения факта перемещения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между </w:t>
      </w:r>
      <w:r>
        <w:rPr>
          <w:rStyle w:val="af7"/>
          <w:rFonts w:ascii="Times New Roman" w:hAnsi="Times New Roman" w:cs="Times New Roman"/>
          <w:color w:val="auto"/>
          <w:sz w:val="24"/>
          <w:szCs w:val="24"/>
        </w:rPr>
        <w:t>складами и департаментом;</w:t>
      </w:r>
    </w:p>
    <w:p w14:paraId="3E1F6551" w14:textId="19A1E1B6" w:rsidR="00C14707" w:rsidRPr="009A57C5" w:rsidRDefault="00C14707" w:rsidP="00FE6D2B">
      <w:pPr>
        <w:numPr>
          <w:ilvl w:val="0"/>
          <w:numId w:val="6"/>
        </w:numPr>
        <w:tabs>
          <w:tab w:val="clear" w:pos="720"/>
          <w:tab w:val="num" w:pos="851"/>
          <w:tab w:val="left" w:pos="993"/>
        </w:tabs>
        <w:spacing w:after="240"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списания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 </w:t>
      </w:r>
      <w:r w:rsidRPr="008D6AA4">
        <w:rPr>
          <w:rStyle w:val="af7"/>
          <w:rFonts w:ascii="Times New Roman" w:hAnsi="Times New Roman" w:cs="Times New Roman"/>
          <w:color w:val="auto"/>
          <w:sz w:val="24"/>
          <w:szCs w:val="24"/>
        </w:rPr>
        <w:t xml:space="preserve">документ, который оформляется при выбытии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из эксплуатации.</w:t>
      </w:r>
    </w:p>
    <w:p w14:paraId="686F3612" w14:textId="0D7A4308" w:rsidR="00A67816" w:rsidRDefault="00A67816" w:rsidP="00A67816">
      <w:pPr>
        <w:tabs>
          <w:tab w:val="left" w:pos="993"/>
        </w:tabs>
        <w:spacing w:after="240" w:line="240" w:lineRule="auto"/>
        <w:ind w:left="567"/>
        <w:jc w:val="both"/>
        <w:rPr>
          <w:rFonts w:ascii="Times New Roman" w:hAnsi="Times New Roman" w:cs="Times New Roman"/>
          <w:b w:val="0"/>
          <w:bCs/>
          <w:color w:val="auto"/>
          <w:sz w:val="24"/>
          <w:szCs w:val="24"/>
        </w:rPr>
      </w:pPr>
      <w:ins w:id="66" w:author="Vladimir Titenko" w:date="2024-10-14T16:35:00Z">
        <w:r>
          <w:rPr>
            <w:noProof/>
          </w:rPr>
          <w:lastRenderedPageBreak/>
          <w:drawing>
            <wp:inline distT="0" distB="0" distL="0" distR="0" wp14:anchorId="266A525D" wp14:editId="08EE6907">
              <wp:extent cx="6371590" cy="22758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2275840"/>
                      </a:xfrm>
                      <a:prstGeom prst="rect">
                        <a:avLst/>
                      </a:prstGeom>
                    </pic:spPr>
                  </pic:pic>
                </a:graphicData>
              </a:graphic>
            </wp:inline>
          </w:drawing>
        </w:r>
      </w:ins>
    </w:p>
    <w:p w14:paraId="2D91174E" w14:textId="02DFC908" w:rsidR="002D637B" w:rsidRPr="00BC6FB3" w:rsidRDefault="002D637B" w:rsidP="00503069">
      <w:pPr>
        <w:pStyle w:val="1"/>
        <w:spacing w:before="0" w:after="0"/>
        <w:rPr>
          <w:rFonts w:ascii="Times New Roman" w:hAnsi="Times New Roman" w:cs="Times New Roman"/>
          <w:i/>
          <w:iCs/>
          <w:color w:val="auto"/>
          <w:sz w:val="24"/>
          <w:szCs w:val="24"/>
        </w:rPr>
      </w:pPr>
      <w:bookmarkStart w:id="67" w:name="_Toc181263038"/>
      <w:r w:rsidRPr="00BC6FB3">
        <w:rPr>
          <w:rFonts w:ascii="Times New Roman" w:hAnsi="Times New Roman" w:cs="Times New Roman"/>
          <w:i/>
          <w:iCs/>
          <w:color w:val="auto"/>
          <w:sz w:val="24"/>
          <w:szCs w:val="24"/>
        </w:rPr>
        <w:t>4.</w:t>
      </w:r>
      <w:r w:rsidR="00C14707">
        <w:rPr>
          <w:rFonts w:ascii="Times New Roman" w:hAnsi="Times New Roman" w:cs="Times New Roman"/>
          <w:i/>
          <w:iCs/>
          <w:color w:val="auto"/>
          <w:sz w:val="24"/>
          <w:szCs w:val="24"/>
        </w:rPr>
        <w:t>2</w:t>
      </w:r>
      <w:r w:rsidRPr="00BC6FB3">
        <w:rPr>
          <w:rFonts w:ascii="Times New Roman" w:hAnsi="Times New Roman" w:cs="Times New Roman"/>
          <w:i/>
          <w:iCs/>
          <w:color w:val="auto"/>
          <w:sz w:val="24"/>
          <w:szCs w:val="24"/>
        </w:rPr>
        <w:t>.</w:t>
      </w:r>
      <w:r w:rsidR="00C14707">
        <w:rPr>
          <w:rFonts w:ascii="Times New Roman" w:hAnsi="Times New Roman" w:cs="Times New Roman"/>
          <w:i/>
          <w:iCs/>
          <w:color w:val="auto"/>
          <w:sz w:val="24"/>
          <w:szCs w:val="24"/>
        </w:rPr>
        <w:t>2.1</w:t>
      </w:r>
      <w:r w:rsidRPr="00BC6FB3">
        <w:rPr>
          <w:rFonts w:ascii="Times New Roman" w:hAnsi="Times New Roman" w:cs="Times New Roman"/>
          <w:i/>
          <w:iCs/>
          <w:color w:val="auto"/>
          <w:sz w:val="24"/>
          <w:szCs w:val="24"/>
        </w:rPr>
        <w:t xml:space="preserve"> Поступление ТМЦ</w:t>
      </w:r>
      <w:bookmarkEnd w:id="67"/>
    </w:p>
    <w:p w14:paraId="6DC21C8D" w14:textId="725CD4B6" w:rsidR="00F7223A" w:rsidRDefault="00F7223A" w:rsidP="002D637B">
      <w:pPr>
        <w:pStyle w:val="af6"/>
        <w:spacing w:before="0" w:beforeAutospacing="0" w:after="0" w:afterAutospacing="0"/>
        <w:ind w:firstLine="567"/>
        <w:jc w:val="both"/>
      </w:pPr>
      <w:r w:rsidRPr="00F7223A">
        <w:t>Поступление ТМЦ на склад в системе АСКОУ ARG регистрируется через импорт данных из 1С</w:t>
      </w:r>
      <w:r>
        <w:t>:</w:t>
      </w:r>
      <w:r w:rsidR="00741652">
        <w:t xml:space="preserve"> </w:t>
      </w:r>
      <w:r>
        <w:t>УПП</w:t>
      </w:r>
      <w:r w:rsidRPr="00F7223A">
        <w:t>, после чего каждому товару присваивается уникальная RFID-метка или штрихкод для дальнейшей идентификации.</w:t>
      </w:r>
    </w:p>
    <w:p w14:paraId="35638A18" w14:textId="77777777" w:rsidR="00C14707" w:rsidRPr="00BC6FB3" w:rsidRDefault="00C14707" w:rsidP="00C14707">
      <w:pPr>
        <w:spacing w:line="240" w:lineRule="auto"/>
        <w:ind w:left="567"/>
        <w:jc w:val="both"/>
        <w:rPr>
          <w:rFonts w:ascii="Times New Roman" w:hAnsi="Times New Roman" w:cs="Times New Roman"/>
          <w:color w:val="auto"/>
          <w:sz w:val="24"/>
          <w:szCs w:val="24"/>
        </w:rPr>
      </w:pPr>
      <w:r w:rsidRPr="00BC6FB3">
        <w:rPr>
          <w:rFonts w:ascii="Times New Roman" w:hAnsi="Times New Roman" w:cs="Times New Roman"/>
          <w:color w:val="auto"/>
          <w:sz w:val="24"/>
          <w:szCs w:val="24"/>
        </w:rPr>
        <w:t>В систем</w:t>
      </w:r>
      <w:r>
        <w:rPr>
          <w:rFonts w:ascii="Times New Roman" w:hAnsi="Times New Roman" w:cs="Times New Roman"/>
          <w:color w:val="auto"/>
          <w:sz w:val="24"/>
          <w:szCs w:val="24"/>
        </w:rPr>
        <w:t xml:space="preserve">е отображаются </w:t>
      </w:r>
      <w:r w:rsidRPr="00BC6FB3">
        <w:rPr>
          <w:rFonts w:ascii="Times New Roman" w:hAnsi="Times New Roman" w:cs="Times New Roman"/>
          <w:color w:val="auto"/>
          <w:sz w:val="24"/>
          <w:szCs w:val="24"/>
        </w:rPr>
        <w:t>следующие данные:</w:t>
      </w:r>
    </w:p>
    <w:p w14:paraId="2D02A8BA" w14:textId="1617A57B" w:rsidR="00741652" w:rsidRPr="00741652"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741652">
        <w:rPr>
          <w:rStyle w:val="af7"/>
          <w:rFonts w:ascii="Times New Roman" w:hAnsi="Times New Roman" w:cs="Times New Roman"/>
          <w:color w:val="auto"/>
          <w:sz w:val="24"/>
          <w:szCs w:val="24"/>
        </w:rPr>
        <w:t>Для отражения поступления ТМЦ будет применяться Документ оприходования ТМЦ.</w:t>
      </w:r>
    </w:p>
    <w:p w14:paraId="5A0FC395" w14:textId="059208C3" w:rsidR="00741652" w:rsidRPr="00741652"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741652">
        <w:rPr>
          <w:rStyle w:val="af7"/>
          <w:rFonts w:ascii="Times New Roman" w:hAnsi="Times New Roman" w:cs="Times New Roman"/>
          <w:color w:val="auto"/>
          <w:sz w:val="24"/>
          <w:szCs w:val="24"/>
        </w:rPr>
        <w:t xml:space="preserve">Документ оприходования ТМЦ регистрируется и отражается в Журнале оприходования ТМЦ. </w:t>
      </w:r>
    </w:p>
    <w:p w14:paraId="29CF0711" w14:textId="77777777" w:rsidR="00741652" w:rsidRPr="00AD4C2E" w:rsidRDefault="00741652" w:rsidP="00741652">
      <w:pPr>
        <w:tabs>
          <w:tab w:val="left" w:pos="851"/>
        </w:tabs>
        <w:spacing w:line="240" w:lineRule="auto"/>
        <w:ind w:left="568"/>
        <w:jc w:val="both"/>
        <w:rPr>
          <w:rStyle w:val="af7"/>
        </w:rPr>
      </w:pPr>
      <w:r w:rsidRPr="00741652">
        <w:rPr>
          <w:rStyle w:val="af7"/>
          <w:rFonts w:ascii="Times New Roman" w:hAnsi="Times New Roman" w:cs="Times New Roman"/>
          <w:color w:val="auto"/>
          <w:sz w:val="24"/>
          <w:szCs w:val="24"/>
        </w:rPr>
        <w:t>В журнале документов оприходования можно выполнять следующие операции:</w:t>
      </w:r>
    </w:p>
    <w:p w14:paraId="1E63A7BF" w14:textId="77777777" w:rsidR="00FE6D2B" w:rsidRPr="00AD4C2E" w:rsidRDefault="00FE6D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AD4C2E">
        <w:rPr>
          <w:rStyle w:val="af7"/>
          <w:rFonts w:ascii="Times New Roman" w:hAnsi="Times New Roman" w:cs="Times New Roman"/>
          <w:color w:val="auto"/>
          <w:sz w:val="24"/>
          <w:szCs w:val="24"/>
        </w:rPr>
        <w:t>обновить список;</w:t>
      </w:r>
    </w:p>
    <w:p w14:paraId="70270BDF" w14:textId="77777777" w:rsidR="00FE6D2B" w:rsidRPr="00CB17AF" w:rsidRDefault="00FE6D2B" w:rsidP="00866DE2">
      <w:pPr>
        <w:numPr>
          <w:ilvl w:val="0"/>
          <w:numId w:val="8"/>
        </w:numPr>
        <w:tabs>
          <w:tab w:val="left" w:pos="851"/>
        </w:tabs>
        <w:spacing w:after="240" w:line="240" w:lineRule="auto"/>
        <w:ind w:left="1134" w:firstLine="0"/>
        <w:jc w:val="both"/>
        <w:rPr>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установить</w:t>
      </w:r>
      <w:r w:rsidRPr="00CB17AF">
        <w:rPr>
          <w:rFonts w:ascii="Times New Roman" w:hAnsi="Times New Roman" w:cs="Times New Roman"/>
          <w:color w:val="auto"/>
          <w:sz w:val="24"/>
          <w:szCs w:val="24"/>
        </w:rPr>
        <w:t xml:space="preserve"> </w:t>
      </w:r>
      <w:r w:rsidRPr="00CB17AF">
        <w:rPr>
          <w:rFonts w:ascii="Times New Roman" w:hAnsi="Times New Roman" w:cs="Times New Roman"/>
          <w:b w:val="0"/>
          <w:bCs/>
          <w:color w:val="auto"/>
          <w:sz w:val="24"/>
          <w:szCs w:val="24"/>
        </w:rPr>
        <w:t>фильтр для поиска конкретного документа.</w:t>
      </w:r>
      <w:r w:rsidRPr="00CB17AF">
        <w:rPr>
          <w:rFonts w:ascii="Times New Roman" w:hAnsi="Times New Roman" w:cs="Times New Roman"/>
          <w:color w:val="auto"/>
          <w:sz w:val="24"/>
          <w:szCs w:val="24"/>
        </w:rPr>
        <w:t xml:space="preserve"> </w:t>
      </w:r>
    </w:p>
    <w:p w14:paraId="1805A4D5" w14:textId="0152750B" w:rsidR="002D637B" w:rsidRPr="00CB17AF" w:rsidRDefault="002D637B" w:rsidP="00503069">
      <w:pPr>
        <w:pStyle w:val="1"/>
        <w:spacing w:before="0" w:after="0"/>
        <w:rPr>
          <w:rFonts w:ascii="Times New Roman" w:hAnsi="Times New Roman" w:cs="Times New Roman"/>
          <w:i/>
          <w:iCs/>
          <w:color w:val="auto"/>
          <w:sz w:val="24"/>
          <w:szCs w:val="24"/>
        </w:rPr>
      </w:pPr>
      <w:bookmarkStart w:id="68" w:name="_Toc181263039"/>
      <w:r w:rsidRPr="00CB17AF">
        <w:rPr>
          <w:rFonts w:ascii="Times New Roman" w:hAnsi="Times New Roman" w:cs="Times New Roman"/>
          <w:i/>
          <w:iCs/>
          <w:color w:val="auto"/>
          <w:sz w:val="24"/>
          <w:szCs w:val="24"/>
        </w:rPr>
        <w:t>4.</w:t>
      </w:r>
      <w:r w:rsidR="00FE6D2B" w:rsidRPr="00CB17AF">
        <w:rPr>
          <w:rFonts w:ascii="Times New Roman" w:hAnsi="Times New Roman" w:cs="Times New Roman"/>
          <w:i/>
          <w:iCs/>
          <w:color w:val="auto"/>
          <w:sz w:val="24"/>
          <w:szCs w:val="24"/>
        </w:rPr>
        <w:t>2</w:t>
      </w:r>
      <w:r w:rsidRPr="00CB17AF">
        <w:rPr>
          <w:rFonts w:ascii="Times New Roman" w:hAnsi="Times New Roman" w:cs="Times New Roman"/>
          <w:i/>
          <w:iCs/>
          <w:color w:val="auto"/>
          <w:sz w:val="24"/>
          <w:szCs w:val="24"/>
        </w:rPr>
        <w:t>.2.</w:t>
      </w:r>
      <w:r w:rsidR="00FE6D2B" w:rsidRPr="00CB17AF">
        <w:rPr>
          <w:rFonts w:ascii="Times New Roman" w:hAnsi="Times New Roman" w:cs="Times New Roman"/>
          <w:i/>
          <w:iCs/>
          <w:color w:val="auto"/>
          <w:sz w:val="24"/>
          <w:szCs w:val="24"/>
        </w:rPr>
        <w:t>2</w:t>
      </w:r>
      <w:r w:rsidRPr="00CB17AF">
        <w:rPr>
          <w:rFonts w:ascii="Times New Roman" w:hAnsi="Times New Roman" w:cs="Times New Roman"/>
          <w:i/>
          <w:iCs/>
          <w:color w:val="auto"/>
          <w:sz w:val="24"/>
          <w:szCs w:val="24"/>
        </w:rPr>
        <w:t xml:space="preserve"> Перемещение ТМЦ</w:t>
      </w:r>
      <w:bookmarkEnd w:id="68"/>
    </w:p>
    <w:p w14:paraId="2B91407E" w14:textId="3F18AAEA" w:rsidR="002D637B" w:rsidRPr="00CB17AF" w:rsidRDefault="002D637B" w:rsidP="00FE6D2B">
      <w:pPr>
        <w:pStyle w:val="af6"/>
        <w:spacing w:before="0" w:beforeAutospacing="0" w:after="0" w:afterAutospacing="0"/>
        <w:ind w:firstLine="567"/>
        <w:jc w:val="both"/>
      </w:pPr>
      <w:r w:rsidRPr="00CB17AF">
        <w:t xml:space="preserve">Перемещение ТМЦ между складами или подразделениями также фиксируется в </w:t>
      </w:r>
      <w:r w:rsidR="00710F43" w:rsidRPr="00CB17AF">
        <w:rPr>
          <w:rStyle w:val="af7"/>
          <w:rFonts w:eastAsiaTheme="majorEastAsia"/>
          <w:b w:val="0"/>
          <w:bCs w:val="0"/>
        </w:rPr>
        <w:t>1С: УПП</w:t>
      </w:r>
    </w:p>
    <w:p w14:paraId="70E6696E" w14:textId="43F20A2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перемещения ТМЦ будет применяться Документ перемещения ТМЦ.</w:t>
      </w:r>
    </w:p>
    <w:p w14:paraId="52679852" w14:textId="34F09CD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Документ перемещения ТМЦ регистрируется и отражается в Журнале перемещения ТМЦ. </w:t>
      </w:r>
    </w:p>
    <w:p w14:paraId="6B4B6943" w14:textId="520A935C" w:rsidR="00741652" w:rsidRPr="00CB17AF" w:rsidRDefault="00741652" w:rsidP="00741652">
      <w:pPr>
        <w:tabs>
          <w:tab w:val="left" w:pos="851"/>
        </w:tabs>
        <w:spacing w:line="240" w:lineRule="auto"/>
        <w:ind w:left="568"/>
        <w:jc w:val="both"/>
        <w:rPr>
          <w:rStyle w:val="af7"/>
        </w:rPr>
      </w:pPr>
      <w:r w:rsidRPr="00CB17AF">
        <w:rPr>
          <w:rStyle w:val="af7"/>
          <w:rFonts w:ascii="Times New Roman" w:hAnsi="Times New Roman" w:cs="Times New Roman"/>
          <w:color w:val="auto"/>
          <w:sz w:val="24"/>
          <w:szCs w:val="24"/>
        </w:rPr>
        <w:t>В журнале документов перемещения можно выполнять следующие операции:</w:t>
      </w:r>
    </w:p>
    <w:p w14:paraId="1DF4F1A6" w14:textId="77777777" w:rsidR="00FE6D2B" w:rsidRPr="00CB17AF" w:rsidRDefault="00FE6D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обновить список;</w:t>
      </w:r>
    </w:p>
    <w:p w14:paraId="58E720B4" w14:textId="77777777" w:rsidR="00FE6D2B" w:rsidRPr="00CB17AF" w:rsidRDefault="00FE6D2B" w:rsidP="009C32B8">
      <w:pPr>
        <w:numPr>
          <w:ilvl w:val="0"/>
          <w:numId w:val="8"/>
        </w:numPr>
        <w:tabs>
          <w:tab w:val="left" w:pos="851"/>
        </w:tabs>
        <w:spacing w:after="240"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установить фильтр для поиска документов перемещения. </w:t>
      </w:r>
    </w:p>
    <w:p w14:paraId="1FD0B5BF" w14:textId="2E3AA947" w:rsidR="002D637B" w:rsidRPr="00CB17AF" w:rsidRDefault="002D637B" w:rsidP="00503069">
      <w:pPr>
        <w:pStyle w:val="1"/>
        <w:spacing w:before="0" w:after="0"/>
        <w:rPr>
          <w:rFonts w:ascii="Times New Roman" w:hAnsi="Times New Roman" w:cs="Times New Roman"/>
          <w:i/>
          <w:iCs/>
          <w:color w:val="auto"/>
          <w:sz w:val="24"/>
          <w:szCs w:val="24"/>
        </w:rPr>
      </w:pPr>
      <w:bookmarkStart w:id="69" w:name="_Toc181263040"/>
      <w:r w:rsidRPr="00CB17AF">
        <w:rPr>
          <w:rFonts w:ascii="Times New Roman" w:hAnsi="Times New Roman" w:cs="Times New Roman"/>
          <w:i/>
          <w:iCs/>
          <w:color w:val="auto"/>
          <w:sz w:val="24"/>
          <w:szCs w:val="24"/>
        </w:rPr>
        <w:t>4.</w:t>
      </w:r>
      <w:r w:rsidR="00FE6D2B" w:rsidRPr="00CB17AF">
        <w:rPr>
          <w:rFonts w:ascii="Times New Roman" w:hAnsi="Times New Roman" w:cs="Times New Roman"/>
          <w:i/>
          <w:iCs/>
          <w:color w:val="auto"/>
          <w:sz w:val="24"/>
          <w:szCs w:val="24"/>
        </w:rPr>
        <w:t>2.2</w:t>
      </w:r>
      <w:r w:rsidRPr="00CB17AF">
        <w:rPr>
          <w:rFonts w:ascii="Times New Roman" w:hAnsi="Times New Roman" w:cs="Times New Roman"/>
          <w:i/>
          <w:iCs/>
          <w:color w:val="auto"/>
          <w:sz w:val="24"/>
          <w:szCs w:val="24"/>
        </w:rPr>
        <w:t>.3 Списание ТМЦ</w:t>
      </w:r>
      <w:bookmarkEnd w:id="69"/>
    </w:p>
    <w:p w14:paraId="417AD250" w14:textId="1B253E50" w:rsidR="002D637B" w:rsidRPr="00CB17AF" w:rsidRDefault="002D637B" w:rsidP="00FE6D2B">
      <w:pPr>
        <w:pStyle w:val="af6"/>
        <w:spacing w:before="0" w:beforeAutospacing="0" w:after="0" w:afterAutospacing="0"/>
        <w:ind w:firstLine="567"/>
        <w:jc w:val="both"/>
      </w:pPr>
      <w:r w:rsidRPr="00CB17AF">
        <w:t xml:space="preserve">Списание ТМЦ фиксируется в системе </w:t>
      </w:r>
      <w:r w:rsidR="00710F43" w:rsidRPr="00CB17AF">
        <w:rPr>
          <w:rStyle w:val="af7"/>
          <w:rFonts w:eastAsiaTheme="majorEastAsia"/>
          <w:b w:val="0"/>
          <w:bCs w:val="0"/>
        </w:rPr>
        <w:t>1С: УПП</w:t>
      </w:r>
      <w:r w:rsidRPr="00CB17AF">
        <w:t xml:space="preserve">. </w:t>
      </w:r>
      <w:r w:rsidR="00741652" w:rsidRPr="00CB17AF">
        <w:t xml:space="preserve">Данные </w:t>
      </w:r>
      <w:r w:rsidR="00710F43" w:rsidRPr="00CB17AF">
        <w:t>по списаниям</w:t>
      </w:r>
      <w:r w:rsidR="00741652" w:rsidRPr="00CB17AF">
        <w:t xml:space="preserve"> выгружается с 1С: УПП.</w:t>
      </w:r>
    </w:p>
    <w:p w14:paraId="44B9FDCE" w14:textId="37DEB467"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списания ТМЦ будет применяться Документ списание ТМЦ.</w:t>
      </w:r>
    </w:p>
    <w:p w14:paraId="2E4AB0E3" w14:textId="541FA30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Документ списания ТМЦ регистрируется и отражается в Журнале списание ТМЦ. </w:t>
      </w:r>
    </w:p>
    <w:p w14:paraId="0270C145" w14:textId="446046F8"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В журнале документов списания можно выполнять следующие операции:</w:t>
      </w:r>
    </w:p>
    <w:p w14:paraId="5922D13C" w14:textId="3A1B62B6" w:rsidR="00710F43" w:rsidRPr="00CB17AF" w:rsidRDefault="00710F43"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обновить список;</w:t>
      </w:r>
    </w:p>
    <w:p w14:paraId="27C1CD7B" w14:textId="5BAB9E58" w:rsidR="00710F43" w:rsidRDefault="00710F43" w:rsidP="009C32B8">
      <w:pPr>
        <w:numPr>
          <w:ilvl w:val="0"/>
          <w:numId w:val="8"/>
        </w:numPr>
        <w:tabs>
          <w:tab w:val="left" w:pos="851"/>
        </w:tabs>
        <w:spacing w:after="240"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установить фильтр для поиска документов </w:t>
      </w:r>
      <w:r w:rsidR="00130935" w:rsidRPr="00CB17AF">
        <w:rPr>
          <w:rStyle w:val="af7"/>
          <w:rFonts w:ascii="Times New Roman" w:hAnsi="Times New Roman" w:cs="Times New Roman"/>
          <w:color w:val="auto"/>
          <w:sz w:val="24"/>
          <w:szCs w:val="24"/>
        </w:rPr>
        <w:t>по списанию.</w:t>
      </w:r>
      <w:r w:rsidRPr="00CB17AF">
        <w:rPr>
          <w:rStyle w:val="af7"/>
          <w:rFonts w:ascii="Times New Roman" w:hAnsi="Times New Roman" w:cs="Times New Roman"/>
          <w:color w:val="auto"/>
          <w:sz w:val="24"/>
          <w:szCs w:val="24"/>
        </w:rPr>
        <w:t xml:space="preserve"> </w:t>
      </w:r>
    </w:p>
    <w:p w14:paraId="120AFBF0" w14:textId="7B8AA763" w:rsidR="00496EF7" w:rsidRPr="00496EF7" w:rsidRDefault="00496EF7" w:rsidP="00496EF7">
      <w:pPr>
        <w:pStyle w:val="1"/>
        <w:rPr>
          <w:rFonts w:ascii="Times New Roman" w:eastAsia="Times New Roman" w:hAnsi="Times New Roman" w:cs="Times New Roman"/>
          <w:bCs/>
          <w:color w:val="auto"/>
          <w:sz w:val="24"/>
          <w:szCs w:val="24"/>
        </w:rPr>
      </w:pPr>
      <w:bookmarkStart w:id="70" w:name="_Toc181263041"/>
      <w:r w:rsidRPr="00496EF7">
        <w:rPr>
          <w:rFonts w:ascii="Times New Roman" w:eastAsia="Times New Roman" w:hAnsi="Times New Roman" w:cs="Times New Roman"/>
          <w:bCs/>
          <w:color w:val="auto"/>
          <w:sz w:val="24"/>
          <w:szCs w:val="24"/>
        </w:rPr>
        <w:t>4.3 Справочники в АСКОУ</w:t>
      </w:r>
      <w:bookmarkEnd w:id="70"/>
    </w:p>
    <w:p w14:paraId="0FCD662D" w14:textId="1998AC78" w:rsidR="00496EF7" w:rsidRPr="00496EF7" w:rsidRDefault="00496EF7" w:rsidP="00EC5950">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 xml:space="preserve">Справочники – это хранилища справочной информации, необходимой для учета, управления и анализа данных в системе АСКОУ. Они представляют собой структурированные таблицы, в которых фиксируются стандартизированные данные. </w:t>
      </w:r>
    </w:p>
    <w:p w14:paraId="55D58644" w14:textId="2A320B0C" w:rsidR="00496EF7" w:rsidRPr="00D35BAF" w:rsidRDefault="00D35BAF" w:rsidP="00D35BAF">
      <w:pPr>
        <w:pStyle w:val="1"/>
        <w:rPr>
          <w:rFonts w:ascii="Times New Roman" w:eastAsia="Times New Roman" w:hAnsi="Times New Roman" w:cs="Times New Roman"/>
          <w:bCs/>
          <w:i/>
          <w:iCs/>
          <w:color w:val="auto"/>
          <w:sz w:val="24"/>
          <w:szCs w:val="24"/>
        </w:rPr>
      </w:pPr>
      <w:bookmarkStart w:id="71" w:name="_Toc181263042"/>
      <w:r w:rsidRPr="00D35BAF">
        <w:rPr>
          <w:rFonts w:ascii="Times New Roman" w:eastAsia="Times New Roman" w:hAnsi="Times New Roman" w:cs="Times New Roman"/>
          <w:bCs/>
          <w:i/>
          <w:iCs/>
          <w:color w:val="auto"/>
          <w:sz w:val="24"/>
          <w:szCs w:val="24"/>
        </w:rPr>
        <w:lastRenderedPageBreak/>
        <w:t xml:space="preserve">4.3.1 </w:t>
      </w:r>
      <w:r w:rsidR="00496EF7" w:rsidRPr="00D35BAF">
        <w:rPr>
          <w:rFonts w:ascii="Times New Roman" w:eastAsia="Times New Roman" w:hAnsi="Times New Roman" w:cs="Times New Roman"/>
          <w:bCs/>
          <w:i/>
          <w:iCs/>
          <w:color w:val="auto"/>
          <w:sz w:val="24"/>
          <w:szCs w:val="24"/>
        </w:rPr>
        <w:t>Структура справочников</w:t>
      </w:r>
      <w:bookmarkEnd w:id="71"/>
    </w:p>
    <w:p w14:paraId="7B8CC833"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Каждый справочник в системе АСКОУ должен иметь структурированную и логичную архитектуру, которая позволит легко и быстро находить, изменять и добавлять данные. Структура справочников:</w:t>
      </w:r>
    </w:p>
    <w:p w14:paraId="62E94323" w14:textId="77777777" w:rsidR="00496EF7" w:rsidRPr="00496EF7" w:rsidRDefault="00496EF7" w:rsidP="00496EF7">
      <w:pPr>
        <w:numPr>
          <w:ilvl w:val="0"/>
          <w:numId w:val="28"/>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Иерархическая структура:</w:t>
      </w:r>
      <w:r w:rsidRPr="00496EF7">
        <w:rPr>
          <w:rFonts w:ascii="Times New Roman" w:eastAsia="Times New Roman" w:hAnsi="Times New Roman" w:cs="Times New Roman"/>
          <w:b w:val="0"/>
          <w:color w:val="auto"/>
          <w:sz w:val="24"/>
          <w:szCs w:val="24"/>
        </w:rPr>
        <w:t xml:space="preserve"> справочники организованы по категориям, подкатегориям и уровням, что позволяет удобно классифицировать данные и использовать их в зависимости от уровня детализации.</w:t>
      </w:r>
    </w:p>
    <w:p w14:paraId="29C1843C" w14:textId="38BDA62C" w:rsidR="00496EF7" w:rsidRPr="00496EF7" w:rsidRDefault="00496EF7" w:rsidP="00496EF7">
      <w:pPr>
        <w:numPr>
          <w:ilvl w:val="0"/>
          <w:numId w:val="28"/>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Ключевые поля:</w:t>
      </w:r>
      <w:r w:rsidRPr="00496EF7">
        <w:rPr>
          <w:rFonts w:ascii="Times New Roman" w:eastAsia="Times New Roman" w:hAnsi="Times New Roman" w:cs="Times New Roman"/>
          <w:b w:val="0"/>
          <w:color w:val="auto"/>
          <w:sz w:val="24"/>
          <w:szCs w:val="24"/>
        </w:rPr>
        <w:t xml:space="preserve"> для каждого элемента справочника </w:t>
      </w:r>
      <w:r w:rsidR="00D35BAF">
        <w:rPr>
          <w:rFonts w:ascii="Times New Roman" w:eastAsia="Times New Roman" w:hAnsi="Times New Roman" w:cs="Times New Roman"/>
          <w:b w:val="0"/>
          <w:color w:val="auto"/>
          <w:sz w:val="24"/>
          <w:szCs w:val="24"/>
        </w:rPr>
        <w:t>будут</w:t>
      </w:r>
      <w:r w:rsidRPr="00496EF7">
        <w:rPr>
          <w:rFonts w:ascii="Times New Roman" w:eastAsia="Times New Roman" w:hAnsi="Times New Roman" w:cs="Times New Roman"/>
          <w:b w:val="0"/>
          <w:color w:val="auto"/>
          <w:sz w:val="24"/>
          <w:szCs w:val="24"/>
        </w:rPr>
        <w:t xml:space="preserve"> предусмотрены уникальные идентификаторы (ID) и ключевые поля, обеспечивающие связь между разными справочниками и другими элементами системы.</w:t>
      </w:r>
    </w:p>
    <w:p w14:paraId="361387D8" w14:textId="723925F7" w:rsidR="00D35BAF" w:rsidRDefault="00496EF7" w:rsidP="00D35BAF">
      <w:pPr>
        <w:numPr>
          <w:ilvl w:val="0"/>
          <w:numId w:val="28"/>
        </w:numPr>
        <w:spacing w:after="240"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Фильтры и поисковые запросы:</w:t>
      </w:r>
      <w:r w:rsidRPr="00496EF7">
        <w:rPr>
          <w:rFonts w:ascii="Times New Roman" w:eastAsia="Times New Roman" w:hAnsi="Times New Roman" w:cs="Times New Roman"/>
          <w:b w:val="0"/>
          <w:color w:val="auto"/>
          <w:sz w:val="24"/>
          <w:szCs w:val="24"/>
        </w:rPr>
        <w:t xml:space="preserve"> для удобства пользователей справочники </w:t>
      </w:r>
      <w:r w:rsidR="00D35BAF">
        <w:rPr>
          <w:rFonts w:ascii="Times New Roman" w:eastAsia="Times New Roman" w:hAnsi="Times New Roman" w:cs="Times New Roman"/>
          <w:b w:val="0"/>
          <w:color w:val="auto"/>
          <w:sz w:val="24"/>
          <w:szCs w:val="24"/>
        </w:rPr>
        <w:t>будут</w:t>
      </w:r>
      <w:r w:rsidRPr="00496EF7">
        <w:rPr>
          <w:rFonts w:ascii="Times New Roman" w:eastAsia="Times New Roman" w:hAnsi="Times New Roman" w:cs="Times New Roman"/>
          <w:b w:val="0"/>
          <w:color w:val="auto"/>
          <w:sz w:val="24"/>
          <w:szCs w:val="24"/>
        </w:rPr>
        <w:t xml:space="preserve"> поддерживать фильтрацию по различным параметрам (дата создания, категория, ответственные лица и др.).</w:t>
      </w:r>
    </w:p>
    <w:p w14:paraId="6E6BD169" w14:textId="6D530794" w:rsidR="00496EF7" w:rsidRPr="00D35BAF" w:rsidRDefault="00D35BAF" w:rsidP="00D35BAF">
      <w:pPr>
        <w:pStyle w:val="1"/>
        <w:rPr>
          <w:rFonts w:ascii="Times New Roman" w:eastAsia="Times New Roman" w:hAnsi="Times New Roman" w:cs="Times New Roman"/>
          <w:bCs/>
          <w:i/>
          <w:iCs/>
          <w:color w:val="auto"/>
          <w:sz w:val="24"/>
          <w:szCs w:val="24"/>
        </w:rPr>
      </w:pPr>
      <w:bookmarkStart w:id="72" w:name="_Toc181263043"/>
      <w:r w:rsidRPr="00D35BAF">
        <w:rPr>
          <w:rFonts w:ascii="Times New Roman" w:eastAsia="Times New Roman" w:hAnsi="Times New Roman" w:cs="Times New Roman"/>
          <w:bCs/>
          <w:i/>
          <w:iCs/>
          <w:color w:val="auto"/>
          <w:sz w:val="24"/>
          <w:szCs w:val="24"/>
        </w:rPr>
        <w:t>4.3.2</w:t>
      </w:r>
      <w:r w:rsidR="00496EF7" w:rsidRPr="00D35BAF">
        <w:rPr>
          <w:rFonts w:ascii="Times New Roman" w:eastAsia="Times New Roman" w:hAnsi="Times New Roman" w:cs="Times New Roman"/>
          <w:bCs/>
          <w:i/>
          <w:iCs/>
          <w:color w:val="auto"/>
          <w:sz w:val="24"/>
          <w:szCs w:val="24"/>
        </w:rPr>
        <w:t xml:space="preserve"> Обмен справочной информацией</w:t>
      </w:r>
      <w:bookmarkEnd w:id="72"/>
    </w:p>
    <w:p w14:paraId="394D9557"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Для интеграции АСКОУ с другими системами и обеспечения актуальности справочников требуется поддержка обмена данными. Возможности обмена справочной информацией включают:</w:t>
      </w:r>
    </w:p>
    <w:p w14:paraId="70670F88" w14:textId="77777777" w:rsidR="00496EF7" w:rsidRPr="00496EF7" w:rsidRDefault="00496EF7" w:rsidP="00D35BAF">
      <w:pPr>
        <w:numPr>
          <w:ilvl w:val="0"/>
          <w:numId w:val="29"/>
        </w:numPr>
        <w:tabs>
          <w:tab w:val="clear" w:pos="720"/>
          <w:tab w:val="num" w:pos="851"/>
        </w:tabs>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Интеграция через API</w:t>
      </w:r>
      <w:r w:rsidRPr="00496EF7">
        <w:rPr>
          <w:rFonts w:ascii="Times New Roman" w:eastAsia="Times New Roman" w:hAnsi="Times New Roman" w:cs="Times New Roman"/>
          <w:b w:val="0"/>
          <w:color w:val="auto"/>
          <w:sz w:val="24"/>
          <w:szCs w:val="24"/>
        </w:rPr>
        <w:t>: для внешних систем предоставляется интерфейс, позволяющий получать и передавать данные в справочники. API-интерфейсы поддерживают двустороннюю синхронизацию данных.</w:t>
      </w:r>
    </w:p>
    <w:p w14:paraId="3CCBC7F2" w14:textId="328D45AA" w:rsidR="00496EF7" w:rsidRPr="00496EF7" w:rsidRDefault="00496EF7" w:rsidP="00D35BAF">
      <w:pPr>
        <w:numPr>
          <w:ilvl w:val="0"/>
          <w:numId w:val="29"/>
        </w:numPr>
        <w:tabs>
          <w:tab w:val="clear" w:pos="720"/>
          <w:tab w:val="num" w:pos="851"/>
        </w:tabs>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Обмен с ERP и другими учетными системами:</w:t>
      </w:r>
      <w:r w:rsidRPr="00496EF7">
        <w:rPr>
          <w:rFonts w:ascii="Times New Roman" w:eastAsia="Times New Roman" w:hAnsi="Times New Roman" w:cs="Times New Roman"/>
          <w:b w:val="0"/>
          <w:color w:val="auto"/>
          <w:sz w:val="24"/>
          <w:szCs w:val="24"/>
        </w:rPr>
        <w:t xml:space="preserve"> импортирование данных о ТМЦ, контрагентах и местах хранения из других учетных систем.</w:t>
      </w:r>
    </w:p>
    <w:p w14:paraId="70C26C59" w14:textId="00074922" w:rsidR="00496EF7" w:rsidRPr="00496EF7" w:rsidRDefault="00496EF7" w:rsidP="00D35BAF">
      <w:pPr>
        <w:numPr>
          <w:ilvl w:val="0"/>
          <w:numId w:val="29"/>
        </w:numPr>
        <w:tabs>
          <w:tab w:val="clear" w:pos="720"/>
          <w:tab w:val="num" w:pos="851"/>
        </w:tabs>
        <w:spacing w:after="240"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Регулярная синхронизация и обновление данных:</w:t>
      </w:r>
      <w:r w:rsidRPr="00496EF7">
        <w:rPr>
          <w:rFonts w:ascii="Times New Roman" w:eastAsia="Times New Roman" w:hAnsi="Times New Roman" w:cs="Times New Roman"/>
          <w:b w:val="0"/>
          <w:color w:val="auto"/>
          <w:sz w:val="24"/>
          <w:szCs w:val="24"/>
        </w:rPr>
        <w:t xml:space="preserve"> автоматическ</w:t>
      </w:r>
      <w:r w:rsidR="00D35BAF">
        <w:rPr>
          <w:rFonts w:ascii="Times New Roman" w:eastAsia="Times New Roman" w:hAnsi="Times New Roman" w:cs="Times New Roman"/>
          <w:b w:val="0"/>
          <w:color w:val="auto"/>
          <w:sz w:val="24"/>
          <w:szCs w:val="24"/>
        </w:rPr>
        <w:t>ая</w:t>
      </w:r>
      <w:r w:rsidRPr="00496EF7">
        <w:rPr>
          <w:rFonts w:ascii="Times New Roman" w:eastAsia="Times New Roman" w:hAnsi="Times New Roman" w:cs="Times New Roman"/>
          <w:b w:val="0"/>
          <w:color w:val="auto"/>
          <w:sz w:val="24"/>
          <w:szCs w:val="24"/>
        </w:rPr>
        <w:t xml:space="preserve"> проверк</w:t>
      </w:r>
      <w:r w:rsidR="00D35BAF">
        <w:rPr>
          <w:rFonts w:ascii="Times New Roman" w:eastAsia="Times New Roman" w:hAnsi="Times New Roman" w:cs="Times New Roman"/>
          <w:b w:val="0"/>
          <w:color w:val="auto"/>
          <w:sz w:val="24"/>
          <w:szCs w:val="24"/>
        </w:rPr>
        <w:t>а</w:t>
      </w:r>
      <w:r w:rsidRPr="00496EF7">
        <w:rPr>
          <w:rFonts w:ascii="Times New Roman" w:eastAsia="Times New Roman" w:hAnsi="Times New Roman" w:cs="Times New Roman"/>
          <w:b w:val="0"/>
          <w:color w:val="auto"/>
          <w:sz w:val="24"/>
          <w:szCs w:val="24"/>
        </w:rPr>
        <w:t xml:space="preserve"> актуальности данных с установленной периодичностью для предотвращения расхождений.</w:t>
      </w:r>
    </w:p>
    <w:p w14:paraId="6DC37F93" w14:textId="5CFC0DF6" w:rsidR="00496EF7" w:rsidRPr="00D35BAF" w:rsidRDefault="00D35BAF" w:rsidP="00D35BAF">
      <w:pPr>
        <w:spacing w:after="240" w:line="240" w:lineRule="auto"/>
        <w:jc w:val="both"/>
        <w:outlineLvl w:val="2"/>
        <w:rPr>
          <w:rFonts w:ascii="Times New Roman" w:eastAsia="Times New Roman" w:hAnsi="Times New Roman" w:cs="Times New Roman"/>
          <w:bCs/>
          <w:i/>
          <w:iCs/>
          <w:color w:val="auto"/>
          <w:sz w:val="24"/>
          <w:szCs w:val="24"/>
        </w:rPr>
      </w:pPr>
      <w:r w:rsidRPr="00D35BAF">
        <w:rPr>
          <w:rFonts w:ascii="Times New Roman" w:eastAsia="Times New Roman" w:hAnsi="Times New Roman" w:cs="Times New Roman"/>
          <w:bCs/>
          <w:i/>
          <w:iCs/>
          <w:color w:val="auto"/>
          <w:sz w:val="24"/>
          <w:szCs w:val="24"/>
        </w:rPr>
        <w:t xml:space="preserve">4.3.3. </w:t>
      </w:r>
      <w:r w:rsidR="00496EF7" w:rsidRPr="00D35BAF">
        <w:rPr>
          <w:rFonts w:ascii="Times New Roman" w:eastAsia="Times New Roman" w:hAnsi="Times New Roman" w:cs="Times New Roman"/>
          <w:bCs/>
          <w:i/>
          <w:iCs/>
          <w:color w:val="auto"/>
          <w:sz w:val="24"/>
          <w:szCs w:val="24"/>
        </w:rPr>
        <w:t>Требования к интеграции справочников</w:t>
      </w:r>
    </w:p>
    <w:p w14:paraId="00022451"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Для бесперебойной работы справочной информации в АСКОУ должны быть соблюдены следующие требования:</w:t>
      </w:r>
    </w:p>
    <w:p w14:paraId="6D37D8EB" w14:textId="77777777"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Обеспечение безопасности данных:</w:t>
      </w:r>
      <w:r w:rsidRPr="00496EF7">
        <w:rPr>
          <w:rFonts w:ascii="Times New Roman" w:eastAsia="Times New Roman" w:hAnsi="Times New Roman" w:cs="Times New Roman"/>
          <w:b w:val="0"/>
          <w:color w:val="auto"/>
          <w:sz w:val="24"/>
          <w:szCs w:val="24"/>
        </w:rPr>
        <w:t xml:space="preserve"> для защиты справочной информации должна быть предусмотрена система разграничения прав доступа.</w:t>
      </w:r>
    </w:p>
    <w:p w14:paraId="128990A2" w14:textId="1904ABC4"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Поддержка стандартов обмена данными:</w:t>
      </w:r>
      <w:r w:rsidRPr="00496EF7">
        <w:rPr>
          <w:rFonts w:ascii="Times New Roman" w:eastAsia="Times New Roman" w:hAnsi="Times New Roman" w:cs="Times New Roman"/>
          <w:b w:val="0"/>
          <w:color w:val="auto"/>
          <w:sz w:val="24"/>
          <w:szCs w:val="24"/>
        </w:rPr>
        <w:t xml:space="preserve"> интеграция с внешними системами </w:t>
      </w:r>
      <w:r w:rsidR="00D35BAF">
        <w:rPr>
          <w:rFonts w:ascii="Times New Roman" w:eastAsia="Times New Roman" w:hAnsi="Times New Roman" w:cs="Times New Roman"/>
          <w:b w:val="0"/>
          <w:color w:val="auto"/>
          <w:sz w:val="24"/>
          <w:szCs w:val="24"/>
        </w:rPr>
        <w:t>будет</w:t>
      </w:r>
      <w:r w:rsidRPr="00496EF7">
        <w:rPr>
          <w:rFonts w:ascii="Times New Roman" w:eastAsia="Times New Roman" w:hAnsi="Times New Roman" w:cs="Times New Roman"/>
          <w:b w:val="0"/>
          <w:color w:val="auto"/>
          <w:sz w:val="24"/>
          <w:szCs w:val="24"/>
        </w:rPr>
        <w:t xml:space="preserve"> осуществляться на основе универсальных протоколов и стандартов, таких как REST.</w:t>
      </w:r>
    </w:p>
    <w:p w14:paraId="427E4F6C" w14:textId="125A0D1E"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Настраиваемость форматов данных:</w:t>
      </w:r>
      <w:r w:rsidRPr="00496EF7">
        <w:rPr>
          <w:rFonts w:ascii="Times New Roman" w:eastAsia="Times New Roman" w:hAnsi="Times New Roman" w:cs="Times New Roman"/>
          <w:b w:val="0"/>
          <w:color w:val="auto"/>
          <w:sz w:val="24"/>
          <w:szCs w:val="24"/>
        </w:rPr>
        <w:t xml:space="preserve"> форматов данных</w:t>
      </w:r>
      <w:r w:rsidR="00D35BAF">
        <w:rPr>
          <w:rFonts w:ascii="Times New Roman" w:eastAsia="Times New Roman" w:hAnsi="Times New Roman" w:cs="Times New Roman"/>
          <w:b w:val="0"/>
          <w:color w:val="auto"/>
          <w:sz w:val="24"/>
          <w:szCs w:val="24"/>
        </w:rPr>
        <w:t xml:space="preserve"> будет</w:t>
      </w:r>
      <w:r w:rsidRPr="00496EF7">
        <w:rPr>
          <w:rFonts w:ascii="Times New Roman" w:eastAsia="Times New Roman" w:hAnsi="Times New Roman" w:cs="Times New Roman"/>
          <w:b w:val="0"/>
          <w:color w:val="auto"/>
          <w:sz w:val="24"/>
          <w:szCs w:val="24"/>
        </w:rPr>
        <w:t xml:space="preserve"> </w:t>
      </w:r>
      <w:r w:rsidR="00D35BAF">
        <w:rPr>
          <w:rFonts w:ascii="Times New Roman" w:eastAsia="Times New Roman" w:hAnsi="Times New Roman" w:cs="Times New Roman"/>
          <w:b w:val="0"/>
          <w:color w:val="auto"/>
          <w:sz w:val="24"/>
          <w:szCs w:val="24"/>
        </w:rPr>
        <w:t>поддерживать</w:t>
      </w:r>
      <w:r w:rsidRPr="00496EF7">
        <w:rPr>
          <w:rFonts w:ascii="Times New Roman" w:eastAsia="Times New Roman" w:hAnsi="Times New Roman" w:cs="Times New Roman"/>
          <w:b w:val="0"/>
          <w:color w:val="auto"/>
          <w:sz w:val="24"/>
          <w:szCs w:val="24"/>
        </w:rPr>
        <w:t xml:space="preserve"> импорта/экспорта в формат</w:t>
      </w:r>
      <w:r w:rsidR="00D35BAF">
        <w:rPr>
          <w:rFonts w:ascii="Times New Roman" w:eastAsia="Times New Roman" w:hAnsi="Times New Roman" w:cs="Times New Roman"/>
          <w:b w:val="0"/>
          <w:color w:val="auto"/>
          <w:sz w:val="24"/>
          <w:szCs w:val="24"/>
        </w:rPr>
        <w:t>е -</w:t>
      </w:r>
      <w:r w:rsidRPr="00496EF7">
        <w:rPr>
          <w:rFonts w:ascii="Times New Roman" w:eastAsia="Times New Roman" w:hAnsi="Times New Roman" w:cs="Times New Roman"/>
          <w:b w:val="0"/>
          <w:color w:val="auto"/>
          <w:sz w:val="24"/>
          <w:szCs w:val="24"/>
        </w:rPr>
        <w:t xml:space="preserve"> JSON.</w:t>
      </w:r>
    </w:p>
    <w:p w14:paraId="02B9C166" w14:textId="67458B61"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 xml:space="preserve">Высокая производительность и надежность: обмен данными не должен замедлять работу системы и вызывать простои, поэтому обмен данными </w:t>
      </w:r>
      <w:r w:rsidR="00D35BAF">
        <w:rPr>
          <w:rFonts w:ascii="Times New Roman" w:eastAsia="Times New Roman" w:hAnsi="Times New Roman" w:cs="Times New Roman"/>
          <w:b w:val="0"/>
          <w:color w:val="auto"/>
          <w:sz w:val="24"/>
          <w:szCs w:val="24"/>
        </w:rPr>
        <w:t>будет</w:t>
      </w:r>
      <w:r w:rsidRPr="00496EF7">
        <w:rPr>
          <w:rFonts w:ascii="Times New Roman" w:eastAsia="Times New Roman" w:hAnsi="Times New Roman" w:cs="Times New Roman"/>
          <w:b w:val="0"/>
          <w:color w:val="auto"/>
          <w:sz w:val="24"/>
          <w:szCs w:val="24"/>
        </w:rPr>
        <w:t xml:space="preserve"> проходить в фоновом режиме и оптимизирован для больших объемов данных.</w:t>
      </w:r>
    </w:p>
    <w:p w14:paraId="61E66C6F" w14:textId="77777777" w:rsidR="00496EF7" w:rsidRPr="00CB17AF" w:rsidRDefault="00496EF7" w:rsidP="00496EF7">
      <w:pPr>
        <w:tabs>
          <w:tab w:val="left" w:pos="851"/>
        </w:tabs>
        <w:spacing w:after="240" w:line="240" w:lineRule="auto"/>
        <w:jc w:val="both"/>
        <w:rPr>
          <w:rStyle w:val="af7"/>
          <w:rFonts w:ascii="Times New Roman" w:hAnsi="Times New Roman" w:cs="Times New Roman"/>
          <w:color w:val="auto"/>
          <w:sz w:val="24"/>
          <w:szCs w:val="24"/>
        </w:rPr>
      </w:pPr>
    </w:p>
    <w:p w14:paraId="391CCC30" w14:textId="3E4F9523" w:rsidR="006B237D" w:rsidRPr="00BC6FB3" w:rsidRDefault="006B237D" w:rsidP="00503069">
      <w:pPr>
        <w:pStyle w:val="1"/>
        <w:spacing w:before="0" w:line="240" w:lineRule="auto"/>
        <w:rPr>
          <w:rFonts w:ascii="Times New Roman" w:hAnsi="Times New Roman" w:cs="Times New Roman"/>
          <w:color w:val="auto"/>
          <w:sz w:val="24"/>
          <w:szCs w:val="24"/>
        </w:rPr>
      </w:pPr>
      <w:bookmarkStart w:id="73" w:name="_Toc181263044"/>
      <w:r w:rsidRPr="001F2116">
        <w:rPr>
          <w:rFonts w:ascii="Times New Roman" w:hAnsi="Times New Roman" w:cs="Times New Roman"/>
          <w:color w:val="auto"/>
          <w:sz w:val="24"/>
          <w:szCs w:val="24"/>
        </w:rPr>
        <w:t>4.</w:t>
      </w:r>
      <w:r w:rsidR="00D35BAF">
        <w:rPr>
          <w:rFonts w:ascii="Times New Roman" w:hAnsi="Times New Roman" w:cs="Times New Roman"/>
          <w:color w:val="auto"/>
          <w:sz w:val="24"/>
          <w:szCs w:val="24"/>
        </w:rPr>
        <w:t>4</w:t>
      </w:r>
      <w:r w:rsidRPr="001F2116">
        <w:rPr>
          <w:rFonts w:ascii="Times New Roman" w:hAnsi="Times New Roman" w:cs="Times New Roman"/>
          <w:color w:val="auto"/>
          <w:sz w:val="24"/>
          <w:szCs w:val="24"/>
        </w:rPr>
        <w:t xml:space="preserve"> Информация о ролях и задачах пользователей системы АСКОУ ARG</w:t>
      </w:r>
      <w:bookmarkEnd w:id="73"/>
      <w:r w:rsidR="00040A7A" w:rsidRPr="001F2116">
        <w:rPr>
          <w:rFonts w:ascii="Times New Roman" w:hAnsi="Times New Roman" w:cs="Times New Roman"/>
          <w:color w:val="auto"/>
          <w:sz w:val="24"/>
          <w:szCs w:val="24"/>
        </w:rPr>
        <w:t xml:space="preserve"> </w:t>
      </w:r>
    </w:p>
    <w:p w14:paraId="0A0CF981" w14:textId="288007E2" w:rsidR="006B237D" w:rsidRPr="00BC6FB3" w:rsidRDefault="006B237D" w:rsidP="006B237D">
      <w:pPr>
        <w:pStyle w:val="af6"/>
        <w:spacing w:before="0" w:beforeAutospacing="0" w:after="240" w:afterAutospacing="0"/>
        <w:ind w:firstLine="567"/>
        <w:jc w:val="both"/>
      </w:pPr>
      <w:r w:rsidRPr="00BC6FB3">
        <w:t>Пользователи системы АСКОУ ARG будут разделятся на несколько ролей в зависимости от выполняемых ими функций. Каждая роль имеет свой уровень доступа и набор обязанностей, направленных на эффективное управление учетными процессами, связанными с основными средствами (ОС) и товарно-материальными ценностями (ТМЦ).</w:t>
      </w:r>
    </w:p>
    <w:p w14:paraId="2ECC8AE7" w14:textId="75D66FE1" w:rsidR="006B237D" w:rsidRPr="00BC6FB3" w:rsidRDefault="006B237D" w:rsidP="00503069">
      <w:pPr>
        <w:pStyle w:val="1"/>
        <w:spacing w:line="240" w:lineRule="auto"/>
        <w:rPr>
          <w:rFonts w:ascii="Times New Roman" w:hAnsi="Times New Roman" w:cs="Times New Roman"/>
          <w:b w:val="0"/>
          <w:bCs/>
          <w:i/>
          <w:iCs/>
          <w:color w:val="auto"/>
          <w:sz w:val="24"/>
          <w:szCs w:val="24"/>
        </w:rPr>
      </w:pPr>
      <w:bookmarkStart w:id="74" w:name="_Toc181263045"/>
      <w:r w:rsidRPr="00BC6FB3">
        <w:rPr>
          <w:rStyle w:val="af7"/>
          <w:rFonts w:ascii="Times New Roman" w:hAnsi="Times New Roman" w:cs="Times New Roman"/>
          <w:b/>
          <w:i/>
          <w:iCs/>
          <w:color w:val="auto"/>
          <w:sz w:val="24"/>
          <w:szCs w:val="24"/>
        </w:rPr>
        <w:t>4.</w:t>
      </w:r>
      <w:r w:rsidR="00D35BAF">
        <w:rPr>
          <w:rStyle w:val="af7"/>
          <w:rFonts w:ascii="Times New Roman" w:hAnsi="Times New Roman" w:cs="Times New Roman"/>
          <w:b/>
          <w:i/>
          <w:iCs/>
          <w:color w:val="auto"/>
          <w:sz w:val="24"/>
          <w:szCs w:val="24"/>
        </w:rPr>
        <w:t>4</w:t>
      </w:r>
      <w:r w:rsidRPr="00BC6FB3">
        <w:rPr>
          <w:rStyle w:val="af7"/>
          <w:rFonts w:ascii="Times New Roman" w:hAnsi="Times New Roman" w:cs="Times New Roman"/>
          <w:b/>
          <w:i/>
          <w:iCs/>
          <w:color w:val="auto"/>
          <w:sz w:val="24"/>
          <w:szCs w:val="24"/>
        </w:rPr>
        <w:t>.1 Администратор системы</w:t>
      </w:r>
      <w:bookmarkEnd w:id="74"/>
    </w:p>
    <w:p w14:paraId="3B9E0F65" w14:textId="77777777"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Управление доступом и ролями пользователей</w:t>
      </w:r>
      <w:r w:rsidRPr="00BC6FB3">
        <w:rPr>
          <w:rStyle w:val="af7"/>
          <w:b w:val="0"/>
          <w:i/>
          <w:iCs/>
        </w:rPr>
        <w:t>:</w:t>
      </w:r>
    </w:p>
    <w:p w14:paraId="39C15B27" w14:textId="77777777" w:rsidR="006B237D" w:rsidRPr="00BC6FB3" w:rsidRDefault="006B237D" w:rsidP="009C32B8">
      <w:pPr>
        <w:pStyle w:val="af4"/>
        <w:numPr>
          <w:ilvl w:val="0"/>
          <w:numId w:val="9"/>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lastRenderedPageBreak/>
        <w:t>Назначение и настройка ролей пользователей в системе, включая разграничение прав доступа (например, кто может просматривать, редактировать или удалять данные).</w:t>
      </w:r>
    </w:p>
    <w:p w14:paraId="49D2A94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Создание и управление учетными записями новых пользователей, назначение их к соответствующим подразделениям и контролирование их активности.</w:t>
      </w:r>
    </w:p>
    <w:p w14:paraId="31B40465" w14:textId="77777777" w:rsidR="006B237D" w:rsidRPr="00BC6FB3" w:rsidRDefault="006B237D" w:rsidP="006B237D">
      <w:pPr>
        <w:pStyle w:val="af6"/>
        <w:spacing w:before="0" w:beforeAutospacing="0" w:after="0" w:afterAutospacing="0"/>
        <w:ind w:firstLine="567"/>
        <w:jc w:val="both"/>
        <w:rPr>
          <w:bCs/>
          <w:i/>
          <w:iCs/>
        </w:rPr>
      </w:pPr>
      <w:r w:rsidRPr="00BC6FB3">
        <w:rPr>
          <w:rStyle w:val="af7"/>
          <w:bCs w:val="0"/>
          <w:i/>
          <w:iCs/>
        </w:rPr>
        <w:t>Контроль функционирования системы</w:t>
      </w:r>
      <w:r w:rsidRPr="00BC6FB3">
        <w:rPr>
          <w:bCs/>
          <w:i/>
          <w:iCs/>
        </w:rPr>
        <w:t>:</w:t>
      </w:r>
    </w:p>
    <w:p w14:paraId="6219721A" w14:textId="77777777" w:rsidR="006B237D" w:rsidRPr="00BC6FB3" w:rsidRDefault="006B237D" w:rsidP="009C32B8">
      <w:pPr>
        <w:pStyle w:val="af4"/>
        <w:numPr>
          <w:ilvl w:val="0"/>
          <w:numId w:val="9"/>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Обеспечение бесперебойной работы системы, включая мониторинг работы RFID-оборудования, серверов и базы данных.</w:t>
      </w:r>
    </w:p>
    <w:p w14:paraId="053B405E"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Регулярная проверка состояния сети передачи данных для предотвращения сбоев в синхронизации данных между терминалами и основной базой.</w:t>
      </w:r>
    </w:p>
    <w:p w14:paraId="4D20FF5C" w14:textId="77777777" w:rsidR="006B237D" w:rsidRPr="00BC6FB3" w:rsidRDefault="006B237D" w:rsidP="006B237D">
      <w:pPr>
        <w:pStyle w:val="af6"/>
        <w:spacing w:before="0" w:beforeAutospacing="0" w:after="0" w:afterAutospacing="0"/>
        <w:ind w:firstLine="567"/>
        <w:jc w:val="both"/>
        <w:rPr>
          <w:bCs/>
          <w:i/>
          <w:iCs/>
        </w:rPr>
      </w:pPr>
      <w:r w:rsidRPr="00BC6FB3">
        <w:rPr>
          <w:rStyle w:val="af7"/>
          <w:bCs w:val="0"/>
          <w:i/>
          <w:iCs/>
        </w:rPr>
        <w:t>Обслуживание RFID систем</w:t>
      </w:r>
      <w:r w:rsidRPr="00BC6FB3">
        <w:rPr>
          <w:bCs/>
          <w:i/>
          <w:iCs/>
        </w:rPr>
        <w:t>:</w:t>
      </w:r>
    </w:p>
    <w:p w14:paraId="05F14285"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Контроль исправности считывателей RFID-меток и их правильной настройки для бесперебойного функционирования.</w:t>
      </w:r>
    </w:p>
    <w:p w14:paraId="1391907B"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Поддержка процессов привязки и чтения меток для корректного учета ОС и ТМЦ.</w:t>
      </w:r>
    </w:p>
    <w:p w14:paraId="06C2CC11" w14:textId="102AD6BC" w:rsidR="006B237D" w:rsidRPr="00BC6FB3" w:rsidRDefault="006B237D" w:rsidP="00503069">
      <w:pPr>
        <w:pStyle w:val="1"/>
        <w:spacing w:line="240" w:lineRule="auto"/>
        <w:rPr>
          <w:rStyle w:val="af7"/>
          <w:rFonts w:ascii="Times New Roman" w:hAnsi="Times New Roman" w:cs="Times New Roman"/>
          <w:bCs w:val="0"/>
          <w:i/>
          <w:iCs/>
          <w:color w:val="auto"/>
          <w:sz w:val="24"/>
          <w:szCs w:val="24"/>
        </w:rPr>
      </w:pPr>
      <w:bookmarkStart w:id="75" w:name="_Toc181263046"/>
      <w:r w:rsidRPr="00BC6FB3">
        <w:rPr>
          <w:rStyle w:val="af7"/>
          <w:rFonts w:ascii="Times New Roman" w:hAnsi="Times New Roman" w:cs="Times New Roman"/>
          <w:b/>
          <w:i/>
          <w:iCs/>
          <w:color w:val="auto"/>
          <w:sz w:val="24"/>
          <w:szCs w:val="24"/>
        </w:rPr>
        <w:t>4.</w:t>
      </w:r>
      <w:r w:rsidR="00D35BAF">
        <w:rPr>
          <w:rStyle w:val="af7"/>
          <w:rFonts w:ascii="Times New Roman" w:hAnsi="Times New Roman" w:cs="Times New Roman"/>
          <w:b/>
          <w:i/>
          <w:iCs/>
          <w:color w:val="auto"/>
          <w:sz w:val="24"/>
          <w:szCs w:val="24"/>
        </w:rPr>
        <w:t>4</w:t>
      </w:r>
      <w:r w:rsidRPr="00BC6FB3">
        <w:rPr>
          <w:rStyle w:val="af7"/>
          <w:rFonts w:ascii="Times New Roman" w:hAnsi="Times New Roman" w:cs="Times New Roman"/>
          <w:b/>
          <w:i/>
          <w:iCs/>
          <w:color w:val="auto"/>
          <w:sz w:val="24"/>
          <w:szCs w:val="24"/>
        </w:rPr>
        <w:t>.2</w:t>
      </w:r>
      <w:r w:rsidRPr="00BC6FB3">
        <w:rPr>
          <w:rStyle w:val="af7"/>
          <w:rFonts w:ascii="Times New Roman" w:hAnsi="Times New Roman" w:cs="Times New Roman"/>
          <w:bCs w:val="0"/>
          <w:i/>
          <w:iCs/>
          <w:color w:val="auto"/>
          <w:sz w:val="24"/>
          <w:szCs w:val="24"/>
        </w:rPr>
        <w:t xml:space="preserve"> </w:t>
      </w:r>
      <w:r w:rsidRPr="00BC6FB3">
        <w:rPr>
          <w:rStyle w:val="af7"/>
          <w:rFonts w:ascii="Times New Roman" w:hAnsi="Times New Roman" w:cs="Times New Roman"/>
          <w:b/>
          <w:i/>
          <w:iCs/>
          <w:color w:val="auto"/>
          <w:sz w:val="24"/>
          <w:szCs w:val="24"/>
        </w:rPr>
        <w:t>Логист</w:t>
      </w:r>
      <w:bookmarkEnd w:id="75"/>
    </w:p>
    <w:p w14:paraId="05251807" w14:textId="01FF3EAD"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 xml:space="preserve">Учет и перемещение </w:t>
      </w:r>
      <w:r w:rsidR="00121758" w:rsidRPr="00BC6FB3">
        <w:rPr>
          <w:rStyle w:val="af7"/>
          <w:bCs w:val="0"/>
          <w:i/>
          <w:iCs/>
        </w:rPr>
        <w:t>ОС/</w:t>
      </w:r>
      <w:r w:rsidRPr="00BC6FB3">
        <w:rPr>
          <w:rStyle w:val="af7"/>
          <w:bCs w:val="0"/>
          <w:i/>
          <w:iCs/>
        </w:rPr>
        <w:t>ТМЦ</w:t>
      </w:r>
      <w:r w:rsidRPr="00BC6FB3">
        <w:rPr>
          <w:rStyle w:val="af7"/>
          <w:b w:val="0"/>
          <w:i/>
          <w:iCs/>
        </w:rPr>
        <w:t>:</w:t>
      </w:r>
    </w:p>
    <w:p w14:paraId="7B17722C" w14:textId="2098FBA5"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Ответственен за фиксацию всех операций с </w:t>
      </w:r>
      <w:r w:rsidR="00121758" w:rsidRPr="00BC6FB3">
        <w:rPr>
          <w:rFonts w:ascii="Times New Roman" w:hAnsi="Times New Roman" w:cs="Times New Roman"/>
          <w:b w:val="0"/>
          <w:bCs/>
          <w:color w:val="auto"/>
          <w:sz w:val="24"/>
          <w:szCs w:val="24"/>
        </w:rPr>
        <w:t xml:space="preserve">ОС/ТМЦ </w:t>
      </w:r>
      <w:r w:rsidRPr="00BC6FB3">
        <w:rPr>
          <w:rFonts w:ascii="Times New Roman" w:hAnsi="Times New Roman" w:cs="Times New Roman"/>
          <w:b w:val="0"/>
          <w:bCs/>
          <w:color w:val="auto"/>
          <w:sz w:val="24"/>
          <w:szCs w:val="24"/>
        </w:rPr>
        <w:t>в системе, включая поступление, хранение, перемещение и списание.</w:t>
      </w:r>
    </w:p>
    <w:p w14:paraId="4D83F393" w14:textId="4FED9F70"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Обеспечивает корректное занесение данных о перемещении </w:t>
      </w:r>
      <w:r w:rsidR="00121758" w:rsidRPr="00BC6FB3">
        <w:rPr>
          <w:rFonts w:ascii="Times New Roman" w:hAnsi="Times New Roman" w:cs="Times New Roman"/>
          <w:b w:val="0"/>
          <w:bCs/>
          <w:color w:val="auto"/>
          <w:sz w:val="24"/>
          <w:szCs w:val="24"/>
        </w:rPr>
        <w:t xml:space="preserve">ОС/ТМЦ </w:t>
      </w:r>
      <w:r w:rsidRPr="00BC6FB3">
        <w:rPr>
          <w:rFonts w:ascii="Times New Roman" w:hAnsi="Times New Roman" w:cs="Times New Roman"/>
          <w:b w:val="0"/>
          <w:bCs/>
          <w:color w:val="auto"/>
          <w:sz w:val="24"/>
          <w:szCs w:val="24"/>
        </w:rPr>
        <w:t>между складами, подразделениями и другими объектами учета.</w:t>
      </w:r>
    </w:p>
    <w:p w14:paraId="5A243654" w14:textId="77777777"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Организация складских операций</w:t>
      </w:r>
      <w:r w:rsidRPr="00BC6FB3">
        <w:rPr>
          <w:rStyle w:val="af7"/>
          <w:b w:val="0"/>
          <w:i/>
          <w:iCs/>
        </w:rPr>
        <w:t>:</w:t>
      </w:r>
    </w:p>
    <w:p w14:paraId="3A450BE2" w14:textId="476AFDA6"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Планирование и организация процессов приема, размещения</w:t>
      </w:r>
      <w:r w:rsidR="00121758" w:rsidRPr="00BC6FB3">
        <w:rPr>
          <w:rFonts w:ascii="Times New Roman" w:hAnsi="Times New Roman" w:cs="Times New Roman"/>
          <w:b w:val="0"/>
          <w:bCs/>
          <w:color w:val="auto"/>
          <w:sz w:val="24"/>
          <w:szCs w:val="24"/>
        </w:rPr>
        <w:t xml:space="preserve"> </w:t>
      </w:r>
      <w:r w:rsidRPr="00BC6FB3">
        <w:rPr>
          <w:rFonts w:ascii="Times New Roman" w:hAnsi="Times New Roman" w:cs="Times New Roman"/>
          <w:b w:val="0"/>
          <w:bCs/>
          <w:color w:val="auto"/>
          <w:sz w:val="24"/>
          <w:szCs w:val="24"/>
        </w:rPr>
        <w:t>и отправки ТМЦ.</w:t>
      </w:r>
    </w:p>
    <w:p w14:paraId="57775AEE" w14:textId="77777777" w:rsidR="006B237D" w:rsidRPr="00BC6FB3" w:rsidRDefault="006B237D" w:rsidP="006B237D">
      <w:pPr>
        <w:pStyle w:val="af6"/>
        <w:spacing w:before="0" w:beforeAutospacing="0" w:after="0" w:afterAutospacing="0"/>
        <w:ind w:left="567"/>
        <w:jc w:val="both"/>
        <w:rPr>
          <w:rStyle w:val="af7"/>
          <w:b w:val="0"/>
          <w:i/>
          <w:iCs/>
        </w:rPr>
      </w:pPr>
      <w:r w:rsidRPr="00BC6FB3">
        <w:rPr>
          <w:rStyle w:val="af7"/>
          <w:bCs w:val="0"/>
          <w:i/>
          <w:iCs/>
        </w:rPr>
        <w:t>Контроль остатков на складах</w:t>
      </w:r>
      <w:r w:rsidRPr="00BC6FB3">
        <w:rPr>
          <w:rStyle w:val="af7"/>
          <w:b w:val="0"/>
          <w:i/>
          <w:iCs/>
        </w:rPr>
        <w:t>:</w:t>
      </w:r>
    </w:p>
    <w:p w14:paraId="18E844B0"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Мониторинг остатков ТМЦ в системе, анализ отклонений между фактическими данными и данными учета.</w:t>
      </w:r>
    </w:p>
    <w:p w14:paraId="219FE0D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Подготовка отчетов по наличию ТМЦ и анализ остатков для своевременного пополнения или списания.</w:t>
      </w:r>
    </w:p>
    <w:p w14:paraId="0D807357" w14:textId="77777777" w:rsidR="006B237D" w:rsidRPr="00BC6FB3" w:rsidRDefault="006B237D" w:rsidP="006B237D">
      <w:pPr>
        <w:pStyle w:val="af6"/>
        <w:spacing w:before="0" w:beforeAutospacing="0" w:after="0" w:afterAutospacing="0"/>
        <w:ind w:left="567"/>
        <w:jc w:val="both"/>
        <w:rPr>
          <w:rStyle w:val="af7"/>
          <w:b w:val="0"/>
          <w:i/>
          <w:iCs/>
        </w:rPr>
      </w:pPr>
      <w:r w:rsidRPr="00BC6FB3">
        <w:rPr>
          <w:rStyle w:val="af7"/>
          <w:bCs w:val="0"/>
          <w:i/>
          <w:iCs/>
        </w:rPr>
        <w:t>Документооборот по ТМЦ</w:t>
      </w:r>
      <w:r w:rsidRPr="00BC6FB3">
        <w:rPr>
          <w:rStyle w:val="af7"/>
          <w:b w:val="0"/>
          <w:i/>
          <w:iCs/>
        </w:rPr>
        <w:t>:</w:t>
      </w:r>
    </w:p>
    <w:p w14:paraId="13D59A0A"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Ведение документации по всем операциям с ТМЦ, включая накладные, акты списания, инвентаризационные описи и требования-накладные.</w:t>
      </w:r>
    </w:p>
    <w:p w14:paraId="0483256A"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Обеспечение корректности всех данных, внесенных в систему в рамках его задач.</w:t>
      </w:r>
    </w:p>
    <w:p w14:paraId="363EF454" w14:textId="03E8FBB0" w:rsidR="006B237D" w:rsidRPr="00BC6FB3" w:rsidRDefault="00121758" w:rsidP="00503069">
      <w:pPr>
        <w:pStyle w:val="1"/>
        <w:spacing w:line="240" w:lineRule="auto"/>
        <w:rPr>
          <w:rStyle w:val="af7"/>
          <w:rFonts w:ascii="Times New Roman" w:hAnsi="Times New Roman" w:cs="Times New Roman"/>
          <w:i/>
          <w:iCs/>
          <w:color w:val="auto"/>
          <w:sz w:val="24"/>
          <w:szCs w:val="24"/>
        </w:rPr>
      </w:pPr>
      <w:bookmarkStart w:id="76" w:name="_Toc181263047"/>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4</w:t>
      </w:r>
      <w:r w:rsidRPr="00BC6FB3">
        <w:rPr>
          <w:rStyle w:val="af7"/>
          <w:rFonts w:ascii="Times New Roman" w:hAnsi="Times New Roman" w:cs="Times New Roman"/>
          <w:b/>
          <w:bCs w:val="0"/>
          <w:i/>
          <w:iCs/>
          <w:color w:val="auto"/>
          <w:sz w:val="24"/>
          <w:szCs w:val="24"/>
        </w:rPr>
        <w:t>.3</w:t>
      </w:r>
      <w:r w:rsidR="006B237D" w:rsidRPr="00BC6FB3">
        <w:rPr>
          <w:rStyle w:val="af7"/>
          <w:rFonts w:ascii="Times New Roman" w:hAnsi="Times New Roman" w:cs="Times New Roman"/>
          <w:i/>
          <w:iCs/>
          <w:color w:val="auto"/>
          <w:sz w:val="24"/>
          <w:szCs w:val="24"/>
        </w:rPr>
        <w:t xml:space="preserve"> </w:t>
      </w:r>
      <w:r w:rsidR="006B237D" w:rsidRPr="00BC6FB3">
        <w:rPr>
          <w:rStyle w:val="af7"/>
          <w:rFonts w:ascii="Times New Roman" w:hAnsi="Times New Roman" w:cs="Times New Roman"/>
          <w:b/>
          <w:i/>
          <w:iCs/>
          <w:color w:val="auto"/>
          <w:sz w:val="24"/>
          <w:szCs w:val="24"/>
        </w:rPr>
        <w:t>Материально ответственное лицо (МОЛ)</w:t>
      </w:r>
      <w:bookmarkEnd w:id="76"/>
    </w:p>
    <w:p w14:paraId="550015F5" w14:textId="77777777" w:rsidR="006B237D" w:rsidRPr="00BC6FB3" w:rsidRDefault="006B237D" w:rsidP="00121758">
      <w:pPr>
        <w:pStyle w:val="af6"/>
        <w:spacing w:before="0" w:beforeAutospacing="0" w:after="0" w:afterAutospacing="0"/>
        <w:ind w:left="567"/>
        <w:jc w:val="both"/>
        <w:rPr>
          <w:rStyle w:val="af7"/>
          <w:bCs w:val="0"/>
          <w:i/>
          <w:iCs/>
        </w:rPr>
      </w:pPr>
      <w:r w:rsidRPr="00BC6FB3">
        <w:rPr>
          <w:rStyle w:val="af7"/>
          <w:bCs w:val="0"/>
          <w:i/>
          <w:iCs/>
        </w:rPr>
        <w:t>Ответственность за учет и сохранность ОС/ТМЦ:</w:t>
      </w:r>
    </w:p>
    <w:p w14:paraId="7F573C08" w14:textId="293B3DCD"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Непосредственно отвечает за учет и сохранность всех </w:t>
      </w:r>
      <w:r w:rsidR="00121758" w:rsidRPr="00BC6FB3">
        <w:rPr>
          <w:rFonts w:ascii="Times New Roman" w:hAnsi="Times New Roman" w:cs="Times New Roman"/>
          <w:b w:val="0"/>
          <w:bCs/>
          <w:color w:val="auto"/>
          <w:sz w:val="24"/>
          <w:szCs w:val="24"/>
        </w:rPr>
        <w:t>ОС/ТМЦ</w:t>
      </w:r>
      <w:r w:rsidRPr="00BC6FB3">
        <w:rPr>
          <w:rFonts w:ascii="Times New Roman" w:hAnsi="Times New Roman" w:cs="Times New Roman"/>
          <w:b w:val="0"/>
          <w:bCs/>
          <w:color w:val="auto"/>
          <w:sz w:val="24"/>
          <w:szCs w:val="24"/>
        </w:rPr>
        <w:t>, находящихся в его распоряжении.</w:t>
      </w:r>
    </w:p>
    <w:p w14:paraId="50A6EB8D"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Оформление и контроль правильности операций по учету ОС/ТМЦ, таких как приемка, перемещение, списание.</w:t>
      </w:r>
    </w:p>
    <w:p w14:paraId="2EA768C0"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Назначение RFID-меток и штрихкодов</w:t>
      </w:r>
      <w:r w:rsidRPr="00BC6FB3">
        <w:rPr>
          <w:rStyle w:val="af7"/>
          <w:b w:val="0"/>
          <w:i/>
          <w:iCs/>
        </w:rPr>
        <w:t>:</w:t>
      </w:r>
    </w:p>
    <w:p w14:paraId="676A5022" w14:textId="7ECC4C61"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Отвечает за нанесение и закрепление RFID-меток и штрихкодов на </w:t>
      </w:r>
      <w:r w:rsidR="00121758" w:rsidRPr="00BC6FB3">
        <w:rPr>
          <w:rFonts w:ascii="Times New Roman" w:hAnsi="Times New Roman" w:cs="Times New Roman"/>
          <w:b w:val="0"/>
          <w:bCs/>
          <w:color w:val="auto"/>
          <w:sz w:val="24"/>
          <w:szCs w:val="24"/>
        </w:rPr>
        <w:t>ОС/ТМЦ</w:t>
      </w:r>
      <w:r w:rsidRPr="00BC6FB3">
        <w:rPr>
          <w:rFonts w:ascii="Times New Roman" w:hAnsi="Times New Roman" w:cs="Times New Roman"/>
          <w:b w:val="0"/>
          <w:bCs/>
          <w:color w:val="auto"/>
          <w:sz w:val="24"/>
          <w:szCs w:val="24"/>
        </w:rPr>
        <w:t>, чтобы их можно было идентифицировать и отслеживать в системе.</w:t>
      </w:r>
    </w:p>
    <w:p w14:paraId="7491260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bCs/>
          <w:color w:val="auto"/>
          <w:sz w:val="24"/>
          <w:szCs w:val="24"/>
        </w:rPr>
        <w:lastRenderedPageBreak/>
        <w:t>Обеспечение правильного</w:t>
      </w:r>
      <w:r w:rsidRPr="00BC6FB3">
        <w:rPr>
          <w:rFonts w:ascii="Times New Roman" w:hAnsi="Times New Roman" w:cs="Times New Roman"/>
          <w:b w:val="0"/>
          <w:color w:val="auto"/>
          <w:sz w:val="24"/>
          <w:szCs w:val="24"/>
        </w:rPr>
        <w:t xml:space="preserve"> сканирования меток и занесение информации в базу данных системы.</w:t>
      </w:r>
    </w:p>
    <w:p w14:paraId="798DD1F3" w14:textId="70DBE2E4"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Контроль инвентаризаций</w:t>
      </w:r>
      <w:r w:rsidRPr="00BC6FB3">
        <w:rPr>
          <w:rStyle w:val="af7"/>
          <w:b w:val="0"/>
          <w:i/>
          <w:iCs/>
        </w:rPr>
        <w:t>:</w:t>
      </w:r>
    </w:p>
    <w:p w14:paraId="50BC4F89" w14:textId="14C97979"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Участие в инвентаризационных процессах, предоставление отчетов об имеющихся расхождениях.</w:t>
      </w:r>
    </w:p>
    <w:p w14:paraId="48EB12E9" w14:textId="1A79EF6B" w:rsidR="006B237D" w:rsidRPr="00BC6FB3" w:rsidRDefault="00121758" w:rsidP="00503069">
      <w:pPr>
        <w:pStyle w:val="1"/>
        <w:spacing w:line="240" w:lineRule="auto"/>
        <w:rPr>
          <w:rStyle w:val="af7"/>
          <w:rFonts w:ascii="Times New Roman" w:hAnsi="Times New Roman" w:cs="Times New Roman"/>
          <w:b/>
          <w:bCs w:val="0"/>
          <w:i/>
          <w:iCs/>
          <w:color w:val="auto"/>
          <w:sz w:val="24"/>
          <w:szCs w:val="24"/>
        </w:rPr>
      </w:pPr>
      <w:bookmarkStart w:id="77" w:name="_Toc181263048"/>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4</w:t>
      </w:r>
      <w:r w:rsidRPr="00BC6FB3">
        <w:rPr>
          <w:rStyle w:val="af7"/>
          <w:rFonts w:ascii="Times New Roman" w:hAnsi="Times New Roman" w:cs="Times New Roman"/>
          <w:b/>
          <w:bCs w:val="0"/>
          <w:i/>
          <w:iCs/>
          <w:color w:val="auto"/>
          <w:sz w:val="24"/>
          <w:szCs w:val="24"/>
        </w:rPr>
        <w:t>.4</w:t>
      </w:r>
      <w:r w:rsidR="006B237D" w:rsidRPr="00BC6FB3">
        <w:rPr>
          <w:rStyle w:val="af7"/>
          <w:rFonts w:ascii="Times New Roman" w:hAnsi="Times New Roman" w:cs="Times New Roman"/>
          <w:b/>
          <w:bCs w:val="0"/>
          <w:i/>
          <w:iCs/>
          <w:color w:val="auto"/>
          <w:sz w:val="24"/>
          <w:szCs w:val="24"/>
        </w:rPr>
        <w:t xml:space="preserve"> Инвентаризатор</w:t>
      </w:r>
      <w:bookmarkEnd w:id="77"/>
    </w:p>
    <w:p w14:paraId="4ADD5A34"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Проведение инвентаризаций ОС и ТМЦ</w:t>
      </w:r>
      <w:r w:rsidRPr="00BC6FB3">
        <w:rPr>
          <w:rStyle w:val="af7"/>
          <w:b w:val="0"/>
          <w:i/>
          <w:iCs/>
        </w:rPr>
        <w:t>:</w:t>
      </w:r>
    </w:p>
    <w:p w14:paraId="28DA6950"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Планирование и проведение инвентаризаций, сверка фактического наличия объектов с данными системы.</w:t>
      </w:r>
    </w:p>
    <w:p w14:paraId="5E06F588"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Использование RFID-оборудования для сканирования меток и штрихкодов, автоматизация процессов инвентаризации.</w:t>
      </w:r>
    </w:p>
    <w:p w14:paraId="4C064995"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Сверка данных и контроль расхождений</w:t>
      </w:r>
      <w:r w:rsidRPr="00BC6FB3">
        <w:rPr>
          <w:rStyle w:val="af7"/>
          <w:b w:val="0"/>
          <w:i/>
          <w:iCs/>
        </w:rPr>
        <w:t>:</w:t>
      </w:r>
    </w:p>
    <w:p w14:paraId="2841B78A" w14:textId="6A1C5820"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Сопоставление фактических остатков </w:t>
      </w:r>
      <w:r w:rsidR="00121758" w:rsidRPr="00BC6FB3">
        <w:rPr>
          <w:rFonts w:ascii="Times New Roman" w:hAnsi="Times New Roman" w:cs="Times New Roman"/>
          <w:b w:val="0"/>
          <w:color w:val="auto"/>
          <w:sz w:val="24"/>
          <w:szCs w:val="24"/>
        </w:rPr>
        <w:t xml:space="preserve">ОС/ТМЦ </w:t>
      </w:r>
      <w:r w:rsidRPr="00BC6FB3">
        <w:rPr>
          <w:rFonts w:ascii="Times New Roman" w:hAnsi="Times New Roman" w:cs="Times New Roman"/>
          <w:b w:val="0"/>
          <w:color w:val="auto"/>
          <w:sz w:val="24"/>
          <w:szCs w:val="24"/>
        </w:rPr>
        <w:t>с данными в системе.</w:t>
      </w:r>
    </w:p>
    <w:p w14:paraId="7C2AFDE0" w14:textId="272140E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Фиксация выявленных расхождений, инициирование расследований причин расхождений.</w:t>
      </w:r>
    </w:p>
    <w:p w14:paraId="185A64ED" w14:textId="77777777" w:rsidR="006B237D" w:rsidRPr="00216375" w:rsidRDefault="006B237D" w:rsidP="00121758">
      <w:pPr>
        <w:pStyle w:val="af6"/>
        <w:spacing w:before="0" w:beforeAutospacing="0" w:after="0" w:afterAutospacing="0"/>
        <w:ind w:left="567"/>
        <w:jc w:val="both"/>
        <w:rPr>
          <w:rStyle w:val="af7"/>
          <w:b w:val="0"/>
          <w:i/>
          <w:iCs/>
        </w:rPr>
      </w:pPr>
      <w:r w:rsidRPr="00216375">
        <w:rPr>
          <w:rStyle w:val="af7"/>
          <w:bCs w:val="0"/>
          <w:i/>
          <w:iCs/>
        </w:rPr>
        <w:t>Отчетность по итогам инвентаризаций</w:t>
      </w:r>
      <w:r w:rsidRPr="00216375">
        <w:rPr>
          <w:rStyle w:val="af7"/>
          <w:b w:val="0"/>
          <w:i/>
          <w:iCs/>
        </w:rPr>
        <w:t>:</w:t>
      </w:r>
    </w:p>
    <w:p w14:paraId="5EDE96F6" w14:textId="7868FBD5" w:rsidR="006B237D" w:rsidRPr="00216375"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216375">
        <w:rPr>
          <w:rFonts w:ascii="Times New Roman" w:hAnsi="Times New Roman" w:cs="Times New Roman"/>
          <w:b w:val="0"/>
          <w:color w:val="auto"/>
          <w:sz w:val="24"/>
          <w:szCs w:val="24"/>
        </w:rPr>
        <w:t>Подготовка инвентаризационных описей и актов по результатам проверок</w:t>
      </w:r>
      <w:r w:rsidR="00FE76D1">
        <w:rPr>
          <w:rFonts w:ascii="Times New Roman" w:hAnsi="Times New Roman" w:cs="Times New Roman"/>
          <w:b w:val="0"/>
          <w:color w:val="auto"/>
          <w:sz w:val="24"/>
          <w:szCs w:val="24"/>
        </w:rPr>
        <w:t xml:space="preserve"> инвентаризации</w:t>
      </w:r>
      <w:r w:rsidRPr="00216375">
        <w:rPr>
          <w:rFonts w:ascii="Times New Roman" w:hAnsi="Times New Roman" w:cs="Times New Roman"/>
          <w:b w:val="0"/>
          <w:color w:val="auto"/>
          <w:sz w:val="24"/>
          <w:szCs w:val="24"/>
        </w:rPr>
        <w:t>.</w:t>
      </w:r>
    </w:p>
    <w:p w14:paraId="79B0D657" w14:textId="5C0ED38F" w:rsidR="00503069" w:rsidRPr="00BC6FB3" w:rsidRDefault="00503069" w:rsidP="00503069">
      <w:pPr>
        <w:pStyle w:val="1"/>
        <w:rPr>
          <w:rFonts w:ascii="Times New Roman" w:eastAsia="Times New Roman" w:hAnsi="Times New Roman" w:cs="Times New Roman"/>
          <w:b w:val="0"/>
          <w:bCs/>
          <w:color w:val="auto"/>
          <w:sz w:val="24"/>
          <w:szCs w:val="24"/>
        </w:rPr>
      </w:pPr>
      <w:bookmarkStart w:id="78" w:name="_Toc181263049"/>
      <w:r w:rsidRPr="00BC6FB3">
        <w:rPr>
          <w:rStyle w:val="af7"/>
          <w:rFonts w:ascii="Times New Roman" w:hAnsi="Times New Roman" w:cs="Times New Roman"/>
          <w:b/>
          <w:bCs w:val="0"/>
          <w:color w:val="auto"/>
          <w:sz w:val="24"/>
          <w:szCs w:val="24"/>
        </w:rPr>
        <w:t>4.</w:t>
      </w:r>
      <w:r w:rsidR="00D35BAF">
        <w:rPr>
          <w:rStyle w:val="af7"/>
          <w:rFonts w:ascii="Times New Roman" w:hAnsi="Times New Roman" w:cs="Times New Roman"/>
          <w:b/>
          <w:bCs w:val="0"/>
          <w:color w:val="auto"/>
          <w:sz w:val="24"/>
          <w:szCs w:val="24"/>
        </w:rPr>
        <w:t>5</w:t>
      </w:r>
      <w:r w:rsidRPr="00BC6FB3">
        <w:rPr>
          <w:rStyle w:val="af7"/>
          <w:rFonts w:ascii="Times New Roman" w:hAnsi="Times New Roman" w:cs="Times New Roman"/>
          <w:b/>
          <w:bCs w:val="0"/>
          <w:color w:val="auto"/>
          <w:sz w:val="24"/>
          <w:szCs w:val="24"/>
        </w:rPr>
        <w:t xml:space="preserve"> Считыватели и RFID-метки в системе АСКОУ ARG</w:t>
      </w:r>
      <w:bookmarkEnd w:id="78"/>
    </w:p>
    <w:p w14:paraId="101BB3CE" w14:textId="2E3745C4" w:rsidR="00503069" w:rsidRDefault="00503069" w:rsidP="00503069">
      <w:pPr>
        <w:spacing w:after="240"/>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Для учета и управления основными средствами и товарно-материальными ценностями в системе АСКОУ ARG предусмотрено использование RFID-меток и считывателей. Эти технологии позволят точно фиксировать перемещения и изменения состояния материалов. В систему интегрировано мобильное приложение, которое взаимодействует со считывателем для выполнения операций на местах.</w:t>
      </w:r>
    </w:p>
    <w:p w14:paraId="11CDA467" w14:textId="34DE1E2F" w:rsidR="00503069" w:rsidRPr="00BC6FB3" w:rsidRDefault="00503069" w:rsidP="00503069">
      <w:pPr>
        <w:pStyle w:val="1"/>
        <w:spacing w:line="240" w:lineRule="auto"/>
        <w:rPr>
          <w:rStyle w:val="af7"/>
          <w:i/>
          <w:iCs/>
        </w:rPr>
      </w:pPr>
      <w:bookmarkStart w:id="79" w:name="_Toc181263050"/>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.1 RFID-метки</w:t>
      </w:r>
      <w:bookmarkEnd w:id="79"/>
    </w:p>
    <w:p w14:paraId="1928D099" w14:textId="77777777" w:rsidR="00503069" w:rsidRPr="00BC6FB3" w:rsidRDefault="00503069" w:rsidP="00503069">
      <w:pPr>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RFID-метки представляют собой электронные устройства, которые крепятся к ОС или ТМЦ для их идентификации и учета. Каждая метка содержит уникальный идентификационный код, который используется для отслеживания объекта в системе.</w:t>
      </w:r>
    </w:p>
    <w:p w14:paraId="4DD73481" w14:textId="77777777" w:rsidR="00503069" w:rsidRPr="00BC6FB3" w:rsidRDefault="00503069" w:rsidP="00503069">
      <w:pPr>
        <w:ind w:firstLine="567"/>
        <w:jc w:val="both"/>
        <w:rPr>
          <w:rFonts w:ascii="Times New Roman" w:hAnsi="Times New Roman" w:cs="Times New Roman"/>
          <w:b w:val="0"/>
          <w:bCs/>
          <w:i/>
          <w:iCs/>
          <w:color w:val="auto"/>
          <w:sz w:val="24"/>
          <w:szCs w:val="24"/>
        </w:rPr>
      </w:pPr>
      <w:r w:rsidRPr="00BC6FB3">
        <w:rPr>
          <w:rStyle w:val="af7"/>
          <w:rFonts w:ascii="Times New Roman" w:hAnsi="Times New Roman" w:cs="Times New Roman"/>
          <w:b/>
          <w:bCs w:val="0"/>
          <w:i/>
          <w:iCs/>
          <w:color w:val="auto"/>
          <w:sz w:val="24"/>
          <w:szCs w:val="24"/>
        </w:rPr>
        <w:t>Параметры RFID-меток:</w:t>
      </w:r>
    </w:p>
    <w:p w14:paraId="5406182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Уникальный идентификационный код.</w:t>
      </w:r>
    </w:p>
    <w:p w14:paraId="08DA2BA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Прочность и устойчивость к внешним воздействиям.</w:t>
      </w:r>
    </w:p>
    <w:p w14:paraId="34C85239" w14:textId="214DE1F2"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color w:val="auto"/>
          <w:sz w:val="24"/>
          <w:szCs w:val="24"/>
        </w:rPr>
        <w:t>Возможность считывания на определенном</w:t>
      </w:r>
      <w:r w:rsidRPr="00BC6FB3">
        <w:rPr>
          <w:rFonts w:ascii="Times New Roman" w:hAnsi="Times New Roman" w:cs="Times New Roman"/>
          <w:b w:val="0"/>
          <w:bCs/>
          <w:color w:val="auto"/>
          <w:sz w:val="24"/>
          <w:szCs w:val="24"/>
        </w:rPr>
        <w:t xml:space="preserve"> расстоянии в зависимости от типа метки</w:t>
      </w:r>
      <w:r w:rsidR="00216375">
        <w:rPr>
          <w:rFonts w:ascii="Times New Roman" w:hAnsi="Times New Roman" w:cs="Times New Roman"/>
          <w:b w:val="0"/>
          <w:bCs/>
          <w:color w:val="auto"/>
          <w:sz w:val="24"/>
          <w:szCs w:val="24"/>
        </w:rPr>
        <w:t xml:space="preserve"> до </w:t>
      </w:r>
      <w:r w:rsidR="006741CC">
        <w:rPr>
          <w:rFonts w:ascii="Times New Roman" w:hAnsi="Times New Roman" w:cs="Times New Roman"/>
          <w:b w:val="0"/>
          <w:bCs/>
          <w:color w:val="auto"/>
          <w:sz w:val="24"/>
          <w:szCs w:val="24"/>
        </w:rPr>
        <w:t>5</w:t>
      </w:r>
      <w:r w:rsidR="00216375">
        <w:rPr>
          <w:rFonts w:ascii="Times New Roman" w:hAnsi="Times New Roman" w:cs="Times New Roman"/>
          <w:b w:val="0"/>
          <w:bCs/>
          <w:color w:val="auto"/>
          <w:sz w:val="24"/>
          <w:szCs w:val="24"/>
        </w:rPr>
        <w:t>-ти метров</w:t>
      </w:r>
      <w:r w:rsidRPr="00BC6FB3">
        <w:rPr>
          <w:rFonts w:ascii="Times New Roman" w:hAnsi="Times New Roman" w:cs="Times New Roman"/>
          <w:b w:val="0"/>
          <w:bCs/>
          <w:color w:val="auto"/>
          <w:sz w:val="24"/>
          <w:szCs w:val="24"/>
        </w:rPr>
        <w:t>.</w:t>
      </w:r>
    </w:p>
    <w:p w14:paraId="32879DF3" w14:textId="77777777" w:rsidR="00216375" w:rsidRPr="00216375" w:rsidRDefault="00216375" w:rsidP="00216375">
      <w:pPr>
        <w:tabs>
          <w:tab w:val="left" w:pos="851"/>
        </w:tabs>
        <w:spacing w:after="240" w:line="240" w:lineRule="auto"/>
        <w:ind w:firstLine="567"/>
        <w:jc w:val="both"/>
        <w:rPr>
          <w:rFonts w:ascii="Times New Roman" w:hAnsi="Times New Roman" w:cs="Times New Roman"/>
          <w:b w:val="0"/>
          <w:bCs/>
          <w:color w:val="auto"/>
          <w:sz w:val="24"/>
          <w:szCs w:val="24"/>
        </w:rPr>
      </w:pPr>
      <w:r w:rsidRPr="00216375">
        <w:rPr>
          <w:rFonts w:ascii="Times New Roman" w:hAnsi="Times New Roman" w:cs="Times New Roman"/>
          <w:b w:val="0"/>
          <w:bCs/>
          <w:color w:val="auto"/>
          <w:sz w:val="24"/>
          <w:szCs w:val="24"/>
          <w:lang w:val="en-US"/>
        </w:rPr>
        <w:t>RFID</w:t>
      </w:r>
      <w:r w:rsidRPr="00216375">
        <w:rPr>
          <w:rFonts w:ascii="Times New Roman" w:hAnsi="Times New Roman" w:cs="Times New Roman"/>
          <w:b w:val="0"/>
          <w:bCs/>
          <w:color w:val="auto"/>
          <w:sz w:val="24"/>
          <w:szCs w:val="24"/>
        </w:rPr>
        <w:t xml:space="preserve"> метки имеют небольшую внутреннюю память. Но в этой памяти, как правило, ничего не хранится. Все данные хранятся на сервере данных, а метка является ключом для поиска этих данных. Такой подход связан с тем, что метка может быть испорчена. Тогда все данные по объекту, к которому привязана метка, потеряются.</w:t>
      </w:r>
    </w:p>
    <w:p w14:paraId="040717EC" w14:textId="43B3BCDD" w:rsidR="00503069" w:rsidRPr="00BC6FB3" w:rsidRDefault="00503069" w:rsidP="00503069">
      <w:pPr>
        <w:pStyle w:val="1"/>
        <w:spacing w:line="240" w:lineRule="auto"/>
        <w:rPr>
          <w:rStyle w:val="af7"/>
          <w:rFonts w:ascii="Times New Roman" w:hAnsi="Times New Roman" w:cs="Times New Roman"/>
          <w:b/>
          <w:bCs w:val="0"/>
          <w:i/>
          <w:iCs/>
          <w:color w:val="auto"/>
          <w:sz w:val="24"/>
          <w:szCs w:val="24"/>
        </w:rPr>
      </w:pPr>
      <w:bookmarkStart w:id="80" w:name="_Toc181263051"/>
      <w:r w:rsidRPr="00BC6FB3">
        <w:rPr>
          <w:rStyle w:val="af7"/>
          <w:rFonts w:ascii="Times New Roman" w:hAnsi="Times New Roman" w:cs="Times New Roman"/>
          <w:b/>
          <w:bCs w:val="0"/>
          <w:i/>
          <w:iCs/>
          <w:color w:val="auto"/>
          <w:sz w:val="24"/>
          <w:szCs w:val="24"/>
        </w:rPr>
        <w:lastRenderedPageBreak/>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.2 Типы RFID-меток:</w:t>
      </w:r>
      <w:bookmarkEnd w:id="80"/>
    </w:p>
    <w:p w14:paraId="1F2D699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Пассивные метки: активируются радиосигналом от считывателя и работают на расстоянии до 5 метров.</w:t>
      </w:r>
    </w:p>
    <w:p w14:paraId="2C3889D1"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Активные метки: содержат встроенный источник питания и могут считываться на расстоянии до 100 метров.</w:t>
      </w:r>
    </w:p>
    <w:p w14:paraId="100BE71A" w14:textId="6BEF6C40" w:rsidR="00503069" w:rsidRPr="00BC6FB3" w:rsidRDefault="00503069" w:rsidP="00503069">
      <w:pPr>
        <w:pStyle w:val="1"/>
        <w:rPr>
          <w:rFonts w:ascii="Times New Roman" w:hAnsi="Times New Roman" w:cs="Times New Roman"/>
          <w:b w:val="0"/>
          <w:bCs/>
          <w:i/>
          <w:iCs/>
          <w:color w:val="auto"/>
          <w:sz w:val="24"/>
          <w:szCs w:val="24"/>
        </w:rPr>
      </w:pPr>
      <w:bookmarkStart w:id="81" w:name="_Toc181263052"/>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.3 Считыватели RFID-меток</w:t>
      </w:r>
      <w:bookmarkEnd w:id="81"/>
    </w:p>
    <w:p w14:paraId="33AD918F" w14:textId="1DD161FB" w:rsidR="00503069" w:rsidRPr="00BC6FB3" w:rsidRDefault="00503069" w:rsidP="00503069">
      <w:pPr>
        <w:spacing w:after="240"/>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RFID-считыватели используются для считывания информации с RFID-меток и передачи данных в систему учета АСКОУ </w:t>
      </w:r>
      <w:r w:rsidRPr="00BC6FB3">
        <w:rPr>
          <w:rFonts w:ascii="Times New Roman" w:hAnsi="Times New Roman" w:cs="Times New Roman"/>
          <w:b w:val="0"/>
          <w:bCs/>
          <w:color w:val="auto"/>
          <w:sz w:val="24"/>
          <w:szCs w:val="24"/>
          <w:lang w:val="en-US"/>
        </w:rPr>
        <w:t>ARG</w:t>
      </w:r>
      <w:r w:rsidRPr="00BC6FB3">
        <w:rPr>
          <w:rFonts w:ascii="Times New Roman" w:hAnsi="Times New Roman" w:cs="Times New Roman"/>
          <w:b w:val="0"/>
          <w:bCs/>
          <w:color w:val="auto"/>
          <w:sz w:val="24"/>
          <w:szCs w:val="24"/>
        </w:rPr>
        <w:t>.</w:t>
      </w:r>
    </w:p>
    <w:p w14:paraId="24B5EEDF" w14:textId="3A352809" w:rsidR="00503069" w:rsidRPr="00BC6FB3" w:rsidRDefault="00503069" w:rsidP="00503069">
      <w:pPr>
        <w:ind w:firstLine="567"/>
        <w:jc w:val="both"/>
        <w:rPr>
          <w:rFonts w:ascii="Times New Roman" w:hAnsi="Times New Roman" w:cs="Times New Roman"/>
          <w:b w:val="0"/>
          <w:bCs/>
          <w:i/>
          <w:iCs/>
          <w:color w:val="auto"/>
          <w:sz w:val="24"/>
          <w:szCs w:val="24"/>
        </w:rPr>
      </w:pPr>
      <w:r w:rsidRPr="00BC6FB3">
        <w:rPr>
          <w:rStyle w:val="af7"/>
          <w:rFonts w:ascii="Times New Roman" w:hAnsi="Times New Roman" w:cs="Times New Roman"/>
          <w:b/>
          <w:bCs w:val="0"/>
          <w:i/>
          <w:iCs/>
          <w:color w:val="auto"/>
          <w:sz w:val="24"/>
          <w:szCs w:val="24"/>
        </w:rPr>
        <w:t>Тип считывател</w:t>
      </w:r>
      <w:r w:rsidR="009F1923">
        <w:rPr>
          <w:rStyle w:val="af7"/>
          <w:rFonts w:ascii="Times New Roman" w:hAnsi="Times New Roman" w:cs="Times New Roman"/>
          <w:b/>
          <w:bCs w:val="0"/>
          <w:i/>
          <w:iCs/>
          <w:color w:val="auto"/>
          <w:sz w:val="24"/>
          <w:szCs w:val="24"/>
        </w:rPr>
        <w:t>я</w:t>
      </w:r>
      <w:r w:rsidRPr="00BC6FB3">
        <w:rPr>
          <w:rStyle w:val="af7"/>
          <w:rFonts w:ascii="Times New Roman" w:hAnsi="Times New Roman" w:cs="Times New Roman"/>
          <w:b/>
          <w:bCs w:val="0"/>
          <w:i/>
          <w:iCs/>
          <w:color w:val="auto"/>
          <w:sz w:val="24"/>
          <w:szCs w:val="24"/>
        </w:rPr>
        <w:t>:</w:t>
      </w:r>
    </w:p>
    <w:p w14:paraId="0B66341E" w14:textId="77777777" w:rsidR="00503069" w:rsidRPr="00F7223A"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Мобильные (ручные) считыватели</w:t>
      </w:r>
      <w:r w:rsidRPr="00BC6FB3">
        <w:rPr>
          <w:rFonts w:ascii="Times New Roman" w:hAnsi="Times New Roman" w:cs="Times New Roman"/>
          <w:b w:val="0"/>
          <w:color w:val="auto"/>
          <w:sz w:val="24"/>
          <w:szCs w:val="24"/>
        </w:rPr>
        <w:t xml:space="preserve">: портативные устройства, используемые для работы с метками на </w:t>
      </w:r>
      <w:r w:rsidRPr="00F7223A">
        <w:rPr>
          <w:rFonts w:ascii="Times New Roman" w:hAnsi="Times New Roman" w:cs="Times New Roman"/>
          <w:b w:val="0"/>
          <w:color w:val="auto"/>
          <w:sz w:val="24"/>
          <w:szCs w:val="24"/>
        </w:rPr>
        <w:t>объектах, которые соединяются с системой через мобильное приложение.</w:t>
      </w:r>
    </w:p>
    <w:p w14:paraId="3101B734" w14:textId="0C4B78D8" w:rsidR="00503069" w:rsidRPr="00BC6FB3" w:rsidRDefault="00503069" w:rsidP="00503069">
      <w:pPr>
        <w:ind w:firstLine="567"/>
        <w:jc w:val="both"/>
        <w:rPr>
          <w:rFonts w:ascii="Times New Roman" w:hAnsi="Times New Roman" w:cs="Times New Roman"/>
          <w:i/>
          <w:iCs/>
          <w:color w:val="auto"/>
          <w:sz w:val="24"/>
          <w:szCs w:val="24"/>
        </w:rPr>
      </w:pPr>
      <w:r w:rsidRPr="00F7223A">
        <w:rPr>
          <w:rFonts w:ascii="Times New Roman" w:hAnsi="Times New Roman" w:cs="Times New Roman"/>
          <w:i/>
          <w:iCs/>
          <w:color w:val="auto"/>
          <w:sz w:val="24"/>
          <w:szCs w:val="24"/>
        </w:rPr>
        <w:t>Считыватели фиксируют и передают информацию в систему:</w:t>
      </w:r>
    </w:p>
    <w:p w14:paraId="29DE1A56"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Идентификационном номере метки.</w:t>
      </w:r>
    </w:p>
    <w:p w14:paraId="48A523EB"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Местоположении объекта на момент считывания.</w:t>
      </w:r>
    </w:p>
    <w:p w14:paraId="025FBD93" w14:textId="631D5157"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Изменениях статуса или характеристик объекта.</w:t>
      </w:r>
    </w:p>
    <w:p w14:paraId="3C08149D" w14:textId="7B8B2414" w:rsidR="00216375" w:rsidRDefault="00216375" w:rsidP="00216375">
      <w:pPr>
        <w:spacing w:after="240"/>
        <w:ind w:firstLine="567"/>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Считыватели </w:t>
      </w:r>
      <w:r>
        <w:rPr>
          <w:rFonts w:ascii="Times New Roman" w:hAnsi="Times New Roman" w:cs="Times New Roman"/>
          <w:b w:val="0"/>
          <w:bCs/>
          <w:color w:val="auto"/>
          <w:sz w:val="24"/>
          <w:szCs w:val="24"/>
          <w:lang w:val="en-US"/>
        </w:rPr>
        <w:t>RFID</w:t>
      </w:r>
      <w:r w:rsidRPr="00EA0B3F">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также </w:t>
      </w:r>
      <w:r w:rsidR="009F1923">
        <w:rPr>
          <w:rFonts w:ascii="Times New Roman" w:hAnsi="Times New Roman" w:cs="Times New Roman"/>
          <w:b w:val="0"/>
          <w:bCs/>
          <w:color w:val="auto"/>
          <w:sz w:val="24"/>
          <w:szCs w:val="24"/>
        </w:rPr>
        <w:t>работают</w:t>
      </w:r>
      <w:r>
        <w:rPr>
          <w:rFonts w:ascii="Times New Roman" w:hAnsi="Times New Roman" w:cs="Times New Roman"/>
          <w:b w:val="0"/>
          <w:bCs/>
          <w:color w:val="auto"/>
          <w:sz w:val="24"/>
          <w:szCs w:val="24"/>
        </w:rPr>
        <w:t xml:space="preserve"> с метками:</w:t>
      </w:r>
    </w:p>
    <w:p w14:paraId="1D0B9657" w14:textId="77777777" w:rsidR="00216375" w:rsidRPr="00001604" w:rsidRDefault="00216375" w:rsidP="009C32B8">
      <w:pPr>
        <w:pStyle w:val="af4"/>
        <w:numPr>
          <w:ilvl w:val="1"/>
          <w:numId w:val="8"/>
        </w:numPr>
        <w:spacing w:after="240"/>
        <w:jc w:val="both"/>
        <w:rPr>
          <w:rFonts w:ascii="Times New Roman" w:hAnsi="Times New Roman" w:cs="Times New Roman"/>
          <w:b w:val="0"/>
          <w:bCs/>
          <w:color w:val="auto"/>
          <w:sz w:val="24"/>
          <w:szCs w:val="24"/>
        </w:rPr>
      </w:pPr>
      <w:r w:rsidRPr="00001604">
        <w:rPr>
          <w:rFonts w:ascii="Times New Roman" w:hAnsi="Times New Roman" w:cs="Times New Roman"/>
          <w:b w:val="0"/>
          <w:bCs/>
          <w:color w:val="auto"/>
          <w:sz w:val="24"/>
          <w:szCs w:val="24"/>
        </w:rPr>
        <w:t>Штрих-кодами.</w:t>
      </w:r>
    </w:p>
    <w:p w14:paraId="60935022" w14:textId="77777777" w:rsidR="00216375" w:rsidRDefault="00216375" w:rsidP="009C32B8">
      <w:pPr>
        <w:pStyle w:val="af4"/>
        <w:numPr>
          <w:ilvl w:val="1"/>
          <w:numId w:val="8"/>
        </w:numPr>
        <w:spacing w:after="24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QR-</w:t>
      </w:r>
      <w:r>
        <w:rPr>
          <w:rFonts w:ascii="Times New Roman" w:hAnsi="Times New Roman" w:cs="Times New Roman"/>
          <w:b w:val="0"/>
          <w:bCs/>
          <w:color w:val="auto"/>
          <w:sz w:val="24"/>
          <w:szCs w:val="24"/>
        </w:rPr>
        <w:t>кодами.</w:t>
      </w:r>
    </w:p>
    <w:p w14:paraId="0E7621F7" w14:textId="77777777" w:rsidR="00216375" w:rsidRDefault="00216375" w:rsidP="00216375">
      <w:pPr>
        <w:spacing w:after="240"/>
        <w:ind w:firstLine="72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При работе с штрих-кодами и </w:t>
      </w:r>
      <w:r>
        <w:rPr>
          <w:rFonts w:ascii="Times New Roman" w:hAnsi="Times New Roman" w:cs="Times New Roman"/>
          <w:b w:val="0"/>
          <w:bCs/>
          <w:color w:val="auto"/>
          <w:sz w:val="24"/>
          <w:szCs w:val="24"/>
          <w:lang w:val="en-US"/>
        </w:rPr>
        <w:t>QR</w:t>
      </w:r>
      <w:r w:rsidRPr="0000160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кодами считыватель должен быть в непосредственном оптическом контакте с меткой, чтобы ее считать (должен ее «видеть»). </w:t>
      </w:r>
      <w:r>
        <w:rPr>
          <w:rFonts w:ascii="Times New Roman" w:hAnsi="Times New Roman" w:cs="Times New Roman"/>
          <w:b w:val="0"/>
          <w:bCs/>
          <w:color w:val="auto"/>
          <w:sz w:val="24"/>
          <w:szCs w:val="24"/>
          <w:lang w:val="en-US"/>
        </w:rPr>
        <w:t>RFID</w:t>
      </w:r>
      <w:r w:rsidRPr="0000160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метки могут считываться на расстоянии, без визуального контакта. Это ускоряет процесс поиска и инвентаризации объектов.</w:t>
      </w:r>
    </w:p>
    <w:p w14:paraId="6501ACA3" w14:textId="77777777" w:rsidR="00216375" w:rsidRPr="00E03DA7" w:rsidRDefault="00216375" w:rsidP="00216375">
      <w:pPr>
        <w:spacing w:after="240"/>
        <w:ind w:firstLine="72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У считывателей </w:t>
      </w:r>
      <w:r>
        <w:rPr>
          <w:rFonts w:ascii="Times New Roman" w:hAnsi="Times New Roman" w:cs="Times New Roman"/>
          <w:b w:val="0"/>
          <w:bCs/>
          <w:color w:val="auto"/>
          <w:sz w:val="24"/>
          <w:szCs w:val="24"/>
          <w:lang w:val="en-US"/>
        </w:rPr>
        <w:t>RFID</w:t>
      </w:r>
      <w:r w:rsidRPr="00EA0B3F">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есть дополнительные функции поиска объектов ОС или ТМЦ. Чем ближе метка к считывателю, тем чаще и сильнее сигнал поиска. </w:t>
      </w:r>
    </w:p>
    <w:p w14:paraId="2DF863A8" w14:textId="614CC822" w:rsidR="00503069" w:rsidRPr="00BC6FB3" w:rsidRDefault="00503069" w:rsidP="00D15D25">
      <w:pPr>
        <w:pStyle w:val="1"/>
        <w:rPr>
          <w:rStyle w:val="af7"/>
          <w:i/>
          <w:iCs/>
        </w:rPr>
      </w:pPr>
      <w:bookmarkStart w:id="82" w:name="_Toc181263053"/>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.4 Мобильное приложение для работы с RFID-считывателями</w:t>
      </w:r>
      <w:bookmarkEnd w:id="82"/>
    </w:p>
    <w:p w14:paraId="719C54A8"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мобильный клиент разработан в виде архитектуры клиент - сервер — это приложение, обеспечивающее расширенную функциональность независимо от центрального сервера. Часто сервер в этом случае является лишь хранилищем данных, а вся работа по обработке и представлению этих данных переносится на мобильное устройство клиента);</w:t>
      </w:r>
    </w:p>
    <w:p w14:paraId="1568A02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приложение получает данные с серверной части и сохранять их в локальном хранилище для возможности продолжать работу в случае, если не будет интернет-соединения;</w:t>
      </w:r>
    </w:p>
    <w:p w14:paraId="69D4BA0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 запуске мобильное приложение производит проверку на Сервере обновлений мобильного клиента;</w:t>
      </w:r>
    </w:p>
    <w:p w14:paraId="20F191C9"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далее производится синхронизация с сервером авторизации и проверяется полномочия пользователя в Системе;</w:t>
      </w:r>
    </w:p>
    <w:p w14:paraId="6E728D6E"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следующим шагом обеспечивается синхронизация данных между переносным устройством и базой данных через Сервер синхронизации, вывести запланированные документы </w:t>
      </w:r>
      <w:r w:rsidRPr="00BC6FB3">
        <w:rPr>
          <w:rFonts w:ascii="Times New Roman" w:hAnsi="Times New Roman" w:cs="Times New Roman"/>
          <w:b w:val="0"/>
          <w:color w:val="auto"/>
          <w:sz w:val="24"/>
          <w:szCs w:val="24"/>
        </w:rPr>
        <w:lastRenderedPageBreak/>
        <w:t>или назначенные на исполнение документы по инвентаризации для этого пользователя с указанием приоритетности;</w:t>
      </w:r>
    </w:p>
    <w:p w14:paraId="3BA8A4C1"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предоставить возможность подтвердить назначенных на выполнение документа с фиксацией времени начала и окончания;</w:t>
      </w:r>
    </w:p>
    <w:p w14:paraId="4FC55A4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возможность внести пометки и/или сфотографировать ОС/ТМЦ;</w:t>
      </w:r>
    </w:p>
    <w:p w14:paraId="612436CB"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возможность получить на мобильное устройство прикрепленные документы к назначенной работе;</w:t>
      </w:r>
    </w:p>
    <w:p w14:paraId="4556F904" w14:textId="0685B56C"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выполненные документы пересылаются через Сервер синхронизации в СУБД.</w:t>
      </w:r>
    </w:p>
    <w:p w14:paraId="6EA3EEDD" w14:textId="67C3B7FB" w:rsidR="00503069" w:rsidRPr="00BC6FB3" w:rsidRDefault="00FA4FD3" w:rsidP="00FA4FD3">
      <w:pPr>
        <w:pStyle w:val="1"/>
        <w:rPr>
          <w:rFonts w:ascii="Times New Roman" w:hAnsi="Times New Roman" w:cs="Times New Roman"/>
          <w:b w:val="0"/>
          <w:bCs/>
          <w:i/>
          <w:iCs/>
          <w:color w:val="auto"/>
          <w:sz w:val="24"/>
          <w:szCs w:val="24"/>
        </w:rPr>
      </w:pPr>
      <w:bookmarkStart w:id="83" w:name="_Toc181263054"/>
      <w:r>
        <w:rPr>
          <w:rStyle w:val="af7"/>
          <w:rFonts w:ascii="Times New Roman" w:hAnsi="Times New Roman" w:cs="Times New Roman"/>
          <w:b/>
          <w:bCs w:val="0"/>
          <w:i/>
          <w:iCs/>
          <w:color w:val="auto"/>
          <w:sz w:val="24"/>
          <w:szCs w:val="24"/>
          <w:lang w:val="en-US"/>
        </w:rPr>
        <w:t>4.</w:t>
      </w:r>
      <w:r w:rsidR="00D35BAF">
        <w:rPr>
          <w:rStyle w:val="af7"/>
          <w:rFonts w:ascii="Times New Roman" w:hAnsi="Times New Roman" w:cs="Times New Roman"/>
          <w:b/>
          <w:bCs w:val="0"/>
          <w:i/>
          <w:iCs/>
          <w:color w:val="auto"/>
          <w:sz w:val="24"/>
          <w:szCs w:val="24"/>
        </w:rPr>
        <w:t>5</w:t>
      </w:r>
      <w:r>
        <w:rPr>
          <w:rStyle w:val="af7"/>
          <w:rFonts w:ascii="Times New Roman" w:hAnsi="Times New Roman" w:cs="Times New Roman"/>
          <w:b/>
          <w:bCs w:val="0"/>
          <w:i/>
          <w:iCs/>
          <w:color w:val="auto"/>
          <w:sz w:val="24"/>
          <w:szCs w:val="24"/>
          <w:lang w:val="en-US"/>
        </w:rPr>
        <w:t xml:space="preserve">.5 </w:t>
      </w:r>
      <w:r w:rsidR="00503069" w:rsidRPr="00BC6FB3">
        <w:rPr>
          <w:rStyle w:val="af7"/>
          <w:rFonts w:ascii="Times New Roman" w:hAnsi="Times New Roman" w:cs="Times New Roman"/>
          <w:b/>
          <w:bCs w:val="0"/>
          <w:i/>
          <w:iCs/>
          <w:color w:val="auto"/>
          <w:sz w:val="24"/>
          <w:szCs w:val="24"/>
        </w:rPr>
        <w:t>Функционал мобильного приложения:</w:t>
      </w:r>
      <w:bookmarkEnd w:id="83"/>
    </w:p>
    <w:p w14:paraId="220F7EAF" w14:textId="4025FF93"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Сканирование RFID-меток для получения информации о материале.</w:t>
      </w:r>
    </w:p>
    <w:p w14:paraId="477BD6B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Передача данных в систему для обновления информации в реальном времени.</w:t>
      </w:r>
    </w:p>
    <w:p w14:paraId="74E90DD5"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Работа в оффлайн-режиме с последующей синхронизацией данных.</w:t>
      </w:r>
    </w:p>
    <w:p w14:paraId="2BC49F0A"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Проведение инвентаризации и сверка данных о фактическом наличии объектов с данными в системе.</w:t>
      </w:r>
    </w:p>
    <w:p w14:paraId="31160372" w14:textId="3401FCE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Мобильное приложение поддерживает работу с различными идентификаторами (RFID-метки, QR-коды, штрихкоды) и позволяет генерировать отчеты о выполненных операциях.</w:t>
      </w:r>
    </w:p>
    <w:p w14:paraId="14B1594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Ручной ввод идентификационных данных объектов при необходимости.</w:t>
      </w:r>
    </w:p>
    <w:p w14:paraId="72B9BB39"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Отображение детальной информации об объекте после его идентификации.</w:t>
      </w:r>
    </w:p>
    <w:p w14:paraId="5A507048"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Привязка конкретного RFID идентификатора к ОС/ТМЦ.</w:t>
      </w:r>
    </w:p>
    <w:p w14:paraId="5AF0520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Регистрация факта маркировки в системе.</w:t>
      </w:r>
    </w:p>
    <w:p w14:paraId="508872A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Привязка фотографий к конкретным ОС/ТМЦ в системе.</w:t>
      </w:r>
    </w:p>
    <w:p w14:paraId="1DA401EF"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Добавление текстовых комментариев.</w:t>
      </w:r>
    </w:p>
    <w:p w14:paraId="37EAF24F" w14:textId="413F6444"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Доступ к справочной информации по ОС/ТМЦ.</w:t>
      </w:r>
    </w:p>
    <w:p w14:paraId="73573D73" w14:textId="7A53FC07" w:rsidR="00FA4FD3" w:rsidRPr="00CB17AF" w:rsidRDefault="00FA4FD3" w:rsidP="00FA4FD3">
      <w:pPr>
        <w:pStyle w:val="1"/>
        <w:spacing w:before="0" w:after="0" w:line="240" w:lineRule="auto"/>
        <w:rPr>
          <w:rFonts w:ascii="Times New Roman" w:hAnsi="Times New Roman" w:cs="Times New Roman"/>
          <w:i/>
          <w:iCs/>
          <w:color w:val="auto"/>
          <w:sz w:val="24"/>
          <w:szCs w:val="24"/>
        </w:rPr>
      </w:pPr>
      <w:bookmarkStart w:id="84" w:name="_Toc181263055"/>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.6 </w:t>
      </w:r>
      <w:r w:rsidRPr="00CB17AF">
        <w:rPr>
          <w:rStyle w:val="af7"/>
          <w:rFonts w:ascii="Times New Roman" w:hAnsi="Times New Roman" w:cs="Times New Roman"/>
          <w:b/>
          <w:bCs w:val="0"/>
          <w:i/>
          <w:iCs/>
          <w:color w:val="auto"/>
          <w:sz w:val="24"/>
          <w:szCs w:val="24"/>
        </w:rPr>
        <w:t>Технические требования для печати штрихкодов и использования RFID-меток</w:t>
      </w:r>
      <w:bookmarkEnd w:id="84"/>
    </w:p>
    <w:p w14:paraId="74DD4788" w14:textId="77777777" w:rsidR="00FA4FD3" w:rsidRPr="00CB17AF" w:rsidRDefault="00FA4FD3" w:rsidP="00FA4FD3">
      <w:pPr>
        <w:spacing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color w:val="auto"/>
          <w:sz w:val="24"/>
          <w:szCs w:val="24"/>
        </w:rPr>
        <w:t>Типы меток</w:t>
      </w:r>
      <w:r w:rsidRPr="00CB17AF">
        <w:rPr>
          <w:rFonts w:ascii="Times New Roman" w:hAnsi="Times New Roman" w:cs="Times New Roman"/>
          <w:b w:val="0"/>
          <w:bCs/>
          <w:color w:val="auto"/>
          <w:sz w:val="24"/>
          <w:szCs w:val="24"/>
        </w:rPr>
        <w:t>: в зависимости от объекта, на который будет крепиться метка, выбирается её тип:</w:t>
      </w:r>
    </w:p>
    <w:p w14:paraId="680E15D4" w14:textId="77777777" w:rsidR="00FA4FD3" w:rsidRPr="00CB17AF" w:rsidRDefault="00FA4FD3" w:rsidP="00FA4FD3">
      <w:pPr>
        <w:spacing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rPr>
        <w:t>Металлические объекты</w:t>
      </w:r>
      <w:r w:rsidRPr="00CB17AF">
        <w:rPr>
          <w:rFonts w:ascii="Times New Roman" w:hAnsi="Times New Roman" w:cs="Times New Roman"/>
          <w:b w:val="0"/>
          <w:bCs/>
          <w:color w:val="auto"/>
          <w:sz w:val="24"/>
          <w:szCs w:val="24"/>
        </w:rPr>
        <w:t>: для таких объектов используются специальные RFID-метки, обеспечивающие корректное считывание. Эти метки обладают высокой устойчивостью к внешним воздействиям и подходят для крепления на металлические поверхности.</w:t>
      </w:r>
    </w:p>
    <w:p w14:paraId="7F6855BB" w14:textId="77777777" w:rsidR="00FA4FD3" w:rsidRPr="00CB17AF" w:rsidRDefault="00FA4FD3" w:rsidP="00FA4FD3">
      <w:pPr>
        <w:spacing w:after="240"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rPr>
        <w:t>Бумажные и неметаллические объекты</w:t>
      </w:r>
      <w:r w:rsidRPr="00CB17AF">
        <w:rPr>
          <w:rFonts w:ascii="Times New Roman" w:hAnsi="Times New Roman" w:cs="Times New Roman"/>
          <w:b w:val="0"/>
          <w:bCs/>
          <w:color w:val="auto"/>
          <w:sz w:val="24"/>
          <w:szCs w:val="24"/>
        </w:rPr>
        <w:t>: для объектов, не содержащих металла, подходят стандартные бумажные RFID-метки.</w:t>
      </w:r>
    </w:p>
    <w:p w14:paraId="348F0AD3" w14:textId="16EBBEFF" w:rsidR="00503069" w:rsidRPr="00BC6FB3" w:rsidRDefault="00503069" w:rsidP="00503069">
      <w:pPr>
        <w:pStyle w:val="1"/>
        <w:rPr>
          <w:rFonts w:ascii="Times New Roman" w:hAnsi="Times New Roman" w:cs="Times New Roman"/>
          <w:b w:val="0"/>
          <w:bCs/>
          <w:color w:val="auto"/>
          <w:sz w:val="24"/>
          <w:szCs w:val="24"/>
        </w:rPr>
      </w:pPr>
      <w:bookmarkStart w:id="85" w:name="_Toc181263056"/>
      <w:r w:rsidRPr="00D15D25">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D15D25">
        <w:rPr>
          <w:rStyle w:val="af7"/>
          <w:rFonts w:ascii="Times New Roman" w:hAnsi="Times New Roman" w:cs="Times New Roman"/>
          <w:b/>
          <w:bCs w:val="0"/>
          <w:i/>
          <w:iCs/>
          <w:color w:val="auto"/>
          <w:sz w:val="24"/>
          <w:szCs w:val="24"/>
        </w:rPr>
        <w:t>.</w:t>
      </w:r>
      <w:r w:rsidR="00FA4FD3" w:rsidRPr="00FA4FD3">
        <w:rPr>
          <w:rStyle w:val="af7"/>
          <w:rFonts w:ascii="Times New Roman" w:hAnsi="Times New Roman" w:cs="Times New Roman"/>
          <w:b/>
          <w:bCs w:val="0"/>
          <w:i/>
          <w:iCs/>
          <w:color w:val="auto"/>
          <w:sz w:val="24"/>
          <w:szCs w:val="24"/>
        </w:rPr>
        <w:t>7</w:t>
      </w:r>
      <w:r w:rsidRPr="00D15D25">
        <w:rPr>
          <w:rStyle w:val="af7"/>
          <w:rFonts w:ascii="Times New Roman" w:hAnsi="Times New Roman" w:cs="Times New Roman"/>
          <w:b/>
          <w:bCs w:val="0"/>
          <w:i/>
          <w:iCs/>
          <w:color w:val="auto"/>
          <w:sz w:val="24"/>
          <w:szCs w:val="24"/>
        </w:rPr>
        <w:t xml:space="preserve"> Процедура</w:t>
      </w:r>
      <w:r w:rsidRPr="00BC6FB3">
        <w:rPr>
          <w:rStyle w:val="af7"/>
          <w:rFonts w:ascii="Times New Roman" w:hAnsi="Times New Roman" w:cs="Times New Roman"/>
          <w:b/>
          <w:bCs w:val="0"/>
          <w:i/>
          <w:iCs/>
          <w:color w:val="auto"/>
          <w:sz w:val="24"/>
          <w:szCs w:val="24"/>
        </w:rPr>
        <w:t xml:space="preserve"> работы с RFID-метками и считывателями в системе АСКОУ ARG</w:t>
      </w:r>
      <w:bookmarkEnd w:id="85"/>
    </w:p>
    <w:p w14:paraId="6E9F1565"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Закрепление RFID-метки</w:t>
      </w:r>
      <w:r w:rsidRPr="00BC6FB3">
        <w:rPr>
          <w:rFonts w:ascii="Times New Roman" w:hAnsi="Times New Roman" w:cs="Times New Roman"/>
          <w:b w:val="0"/>
          <w:color w:val="auto"/>
          <w:sz w:val="24"/>
          <w:szCs w:val="24"/>
        </w:rPr>
        <w:t>: после поступления ОС или ТМЦ метка прикрепляется к объекту. Данные о метке заносятся в систему через считыватель или мобильное приложение.</w:t>
      </w:r>
    </w:p>
    <w:p w14:paraId="6804AE3D"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Сканирование меток</w:t>
      </w:r>
      <w:r w:rsidRPr="00BC6FB3">
        <w:rPr>
          <w:rFonts w:ascii="Times New Roman" w:hAnsi="Times New Roman" w:cs="Times New Roman"/>
          <w:b w:val="0"/>
          <w:color w:val="auto"/>
          <w:sz w:val="24"/>
          <w:szCs w:val="24"/>
        </w:rPr>
        <w:t>: в процессе инвентаризации или перемещения сотрудник сканирует метку с помощью считывателя. Данные о метке передаются в систему для актуализации информации.</w:t>
      </w:r>
    </w:p>
    <w:p w14:paraId="169D3F64" w14:textId="1437F44C"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Обновление данных в системе</w:t>
      </w:r>
      <w:r w:rsidRPr="00BC6FB3">
        <w:rPr>
          <w:rFonts w:ascii="Times New Roman" w:hAnsi="Times New Roman" w:cs="Times New Roman"/>
          <w:b w:val="0"/>
          <w:color w:val="auto"/>
          <w:sz w:val="24"/>
          <w:szCs w:val="24"/>
        </w:rPr>
        <w:t>: после сканирования информация об объекте автоматически обновляется в базе данных, включая изменения в местоположении или статусе.</w:t>
      </w:r>
    </w:p>
    <w:p w14:paraId="1D57C06A" w14:textId="56E41A22" w:rsidR="00FA1832" w:rsidRPr="00FA4FD3" w:rsidRDefault="00FA4FD3" w:rsidP="00FA1832">
      <w:pPr>
        <w:pStyle w:val="1"/>
        <w:spacing w:before="0" w:after="0" w:line="240" w:lineRule="auto"/>
        <w:rPr>
          <w:rFonts w:ascii="Times New Roman" w:hAnsi="Times New Roman" w:cs="Times New Roman"/>
          <w:i/>
          <w:iCs/>
          <w:color w:val="auto"/>
          <w:sz w:val="24"/>
          <w:szCs w:val="24"/>
        </w:rPr>
      </w:pPr>
      <w:bookmarkStart w:id="86" w:name="_Toc181263057"/>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.8 </w:t>
      </w:r>
      <w:r w:rsidR="00FA1832" w:rsidRPr="00FA4FD3">
        <w:rPr>
          <w:rStyle w:val="af7"/>
          <w:rFonts w:ascii="Times New Roman" w:hAnsi="Times New Roman" w:cs="Times New Roman"/>
          <w:b/>
          <w:bCs w:val="0"/>
          <w:i/>
          <w:iCs/>
          <w:color w:val="auto"/>
          <w:sz w:val="24"/>
          <w:szCs w:val="24"/>
        </w:rPr>
        <w:t>Кодирование RFID-меток считывателем</w:t>
      </w:r>
      <w:bookmarkEnd w:id="86"/>
    </w:p>
    <w:p w14:paraId="4A7D6C03" w14:textId="77777777" w:rsidR="00FA1832" w:rsidRPr="00FA4FD3" w:rsidRDefault="00FA1832" w:rsidP="00FA1832">
      <w:pPr>
        <w:spacing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t>Процесс кодирования</w:t>
      </w:r>
      <w:r w:rsidRPr="00FA4FD3">
        <w:rPr>
          <w:rFonts w:ascii="Times New Roman" w:hAnsi="Times New Roman" w:cs="Times New Roman"/>
          <w:b w:val="0"/>
          <w:bCs/>
          <w:color w:val="auto"/>
          <w:sz w:val="24"/>
          <w:szCs w:val="24"/>
        </w:rPr>
        <w:t>: кодирование RFID-меток происходит с использованием RFID-считывателя, оснащенного функцией записи.</w:t>
      </w:r>
    </w:p>
    <w:p w14:paraId="48A59032" w14:textId="77777777" w:rsidR="00FA1832" w:rsidRPr="00FA4FD3" w:rsidRDefault="00FA1832" w:rsidP="00FA1832">
      <w:pPr>
        <w:spacing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lastRenderedPageBreak/>
        <w:t>Запись уникального идентификатора</w:t>
      </w:r>
      <w:r w:rsidRPr="00FA4FD3">
        <w:rPr>
          <w:rFonts w:ascii="Times New Roman" w:hAnsi="Times New Roman" w:cs="Times New Roman"/>
          <w:b w:val="0"/>
          <w:bCs/>
          <w:color w:val="auto"/>
          <w:sz w:val="24"/>
          <w:szCs w:val="24"/>
        </w:rPr>
        <w:t>: каждой метке присваивается уникальный идентификатор, соответствующий учетному номеру объекта ОС или ТМЦ. В процессе записи система автоматический проверяет уникальность кода для исключения повторов.</w:t>
      </w:r>
    </w:p>
    <w:p w14:paraId="1299B797" w14:textId="63088FCA" w:rsidR="00FA1832" w:rsidRDefault="00FA1832" w:rsidP="00FA1832">
      <w:pPr>
        <w:spacing w:after="240"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t>Считывание и проверка</w:t>
      </w:r>
      <w:r w:rsidRPr="00FA4FD3">
        <w:rPr>
          <w:rFonts w:ascii="Times New Roman" w:hAnsi="Times New Roman" w:cs="Times New Roman"/>
          <w:b w:val="0"/>
          <w:bCs/>
          <w:color w:val="auto"/>
          <w:sz w:val="24"/>
          <w:szCs w:val="24"/>
        </w:rPr>
        <w:t>: после кодирования метка тестируется на считываемость, чтобы убедиться, что информация записана корректно и совпадает с идентификационными данными объекта.</w:t>
      </w:r>
    </w:p>
    <w:p w14:paraId="2992CD9B" w14:textId="77777777" w:rsidR="00812E8C" w:rsidRPr="00812E8C" w:rsidRDefault="00812E8C" w:rsidP="00812E8C">
      <w:pPr>
        <w:pStyle w:val="af6"/>
        <w:tabs>
          <w:tab w:val="left" w:pos="851"/>
        </w:tabs>
        <w:spacing w:before="0" w:beforeAutospacing="0" w:after="0" w:afterAutospacing="0"/>
        <w:ind w:firstLine="567"/>
        <w:jc w:val="both"/>
      </w:pPr>
      <w:r w:rsidRPr="00812E8C">
        <w:t xml:space="preserve">АСКОУ </w:t>
      </w:r>
      <w:r w:rsidRPr="00812E8C">
        <w:rPr>
          <w:lang w:val="en-US"/>
        </w:rPr>
        <w:t>ARG</w:t>
      </w:r>
      <w:r w:rsidRPr="00812E8C">
        <w:t xml:space="preserve"> выступает в качестве мобильной информационной платформы для работников, которые выполняют рабочие обязанности вдали от настольных персональных компьютеров. Поэтому на мобильные устройства выгружаются данные, связанные с:</w:t>
      </w:r>
    </w:p>
    <w:p w14:paraId="7FE686A0" w14:textId="77777777" w:rsidR="00812E8C" w:rsidRPr="00812E8C" w:rsidRDefault="00812E8C" w:rsidP="00812E8C">
      <w:pPr>
        <w:pStyle w:val="af6"/>
        <w:numPr>
          <w:ilvl w:val="1"/>
          <w:numId w:val="19"/>
        </w:numPr>
        <w:tabs>
          <w:tab w:val="left" w:pos="851"/>
        </w:tabs>
        <w:spacing w:before="0" w:beforeAutospacing="0" w:after="0" w:afterAutospacing="0"/>
        <w:ind w:left="0" w:firstLine="567"/>
        <w:jc w:val="both"/>
      </w:pPr>
      <w:r w:rsidRPr="00812E8C">
        <w:t>Историей движения ОС/ТМЦ в разрезе:</w:t>
      </w:r>
    </w:p>
    <w:p w14:paraId="49C7A7BA"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Подразделение.</w:t>
      </w:r>
    </w:p>
    <w:p w14:paraId="0B7A714D"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Склад (зоны склада)</w:t>
      </w:r>
    </w:p>
    <w:p w14:paraId="73594B9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Наименование ОС</w:t>
      </w:r>
    </w:p>
    <w:p w14:paraId="43B50D8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Инвентарный номер ОС</w:t>
      </w:r>
    </w:p>
    <w:p w14:paraId="13D41C9B"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Наименование, характеристика ТМЦ</w:t>
      </w:r>
    </w:p>
    <w:p w14:paraId="4B5A1AC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Номенклатуры (для ТМЦ).</w:t>
      </w:r>
    </w:p>
    <w:p w14:paraId="5AC1640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МОЛ.</w:t>
      </w:r>
    </w:p>
    <w:p w14:paraId="48269145"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Единицы измерения (ТМЦ).</w:t>
      </w:r>
    </w:p>
    <w:p w14:paraId="0A9FD72A"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Партии.</w:t>
      </w:r>
    </w:p>
    <w:p w14:paraId="310E2A98" w14:textId="77777777" w:rsidR="00812E8C" w:rsidRPr="00812E8C" w:rsidRDefault="00812E8C" w:rsidP="00812E8C">
      <w:pPr>
        <w:pStyle w:val="af6"/>
        <w:numPr>
          <w:ilvl w:val="1"/>
          <w:numId w:val="19"/>
        </w:numPr>
        <w:tabs>
          <w:tab w:val="left" w:pos="851"/>
        </w:tabs>
        <w:spacing w:before="0" w:beforeAutospacing="0" w:after="0" w:afterAutospacing="0"/>
        <w:ind w:left="0" w:firstLine="567"/>
        <w:jc w:val="both"/>
      </w:pPr>
      <w:r w:rsidRPr="00812E8C">
        <w:t>Необходимостью идентификации объектов ТМЦ или ОС, номенклатуры, партии, склада (зоны склада) по метке.</w:t>
      </w:r>
    </w:p>
    <w:p w14:paraId="5A81331D" w14:textId="77777777" w:rsidR="00812E8C" w:rsidRPr="00FA4FD3" w:rsidRDefault="00812E8C" w:rsidP="00FA1832">
      <w:pPr>
        <w:spacing w:after="240" w:line="240" w:lineRule="auto"/>
        <w:ind w:firstLine="567"/>
        <w:jc w:val="both"/>
        <w:rPr>
          <w:rFonts w:ascii="Times New Roman" w:hAnsi="Times New Roman" w:cs="Times New Roman"/>
          <w:b w:val="0"/>
          <w:bCs/>
          <w:color w:val="auto"/>
          <w:sz w:val="24"/>
          <w:szCs w:val="24"/>
        </w:rPr>
      </w:pPr>
    </w:p>
    <w:p w14:paraId="22A67A5A" w14:textId="21C0F29D" w:rsidR="00FA1832" w:rsidRPr="00FA4FD3" w:rsidRDefault="00FA4FD3" w:rsidP="00FA1832">
      <w:pPr>
        <w:pStyle w:val="1"/>
        <w:spacing w:before="0" w:line="240" w:lineRule="auto"/>
        <w:rPr>
          <w:rFonts w:ascii="Times New Roman" w:hAnsi="Times New Roman" w:cs="Times New Roman"/>
          <w:i/>
          <w:iCs/>
          <w:color w:val="auto"/>
          <w:sz w:val="24"/>
          <w:szCs w:val="24"/>
        </w:rPr>
      </w:pPr>
      <w:bookmarkStart w:id="87" w:name="_Toc181263058"/>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.9 </w:t>
      </w:r>
      <w:r w:rsidR="00FA1832" w:rsidRPr="00FA4FD3">
        <w:rPr>
          <w:rStyle w:val="af7"/>
          <w:rFonts w:ascii="Times New Roman" w:hAnsi="Times New Roman" w:cs="Times New Roman"/>
          <w:b/>
          <w:bCs w:val="0"/>
          <w:i/>
          <w:iCs/>
          <w:color w:val="auto"/>
          <w:sz w:val="24"/>
          <w:szCs w:val="24"/>
        </w:rPr>
        <w:t>Использование принтера для печати штрихкодов</w:t>
      </w:r>
      <w:bookmarkEnd w:id="87"/>
    </w:p>
    <w:p w14:paraId="67B0859E"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FA4FD3">
        <w:rPr>
          <w:rStyle w:val="af7"/>
          <w:rFonts w:ascii="Times New Roman" w:eastAsiaTheme="majorEastAsia" w:hAnsi="Times New Roman" w:cs="Times New Roman"/>
          <w:bCs w:val="0"/>
          <w:color w:val="auto"/>
          <w:sz w:val="24"/>
          <w:szCs w:val="24"/>
        </w:rPr>
        <w:t>Процесс печати штрихкодов</w:t>
      </w:r>
      <w:r w:rsidRPr="00CB17AF">
        <w:rPr>
          <w:rStyle w:val="af7"/>
          <w:rFonts w:ascii="Times New Roman" w:eastAsiaTheme="majorEastAsia" w:hAnsi="Times New Roman" w:cs="Times New Roman"/>
          <w:bCs w:val="0"/>
          <w:color w:val="auto"/>
          <w:sz w:val="24"/>
          <w:szCs w:val="24"/>
        </w:rPr>
        <w:t xml:space="preserve"> включает нанесение на метку ключевой информации, которая обеспечивает полную идентификацию объекта. При печати каждая метка содержит следующие данные:</w:t>
      </w:r>
    </w:p>
    <w:p w14:paraId="7A02DDB4"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CB17AF">
        <w:rPr>
          <w:rStyle w:val="af7"/>
          <w:rFonts w:ascii="Times New Roman" w:eastAsiaTheme="majorEastAsia" w:hAnsi="Times New Roman" w:cs="Times New Roman"/>
          <w:b/>
          <w:color w:val="auto"/>
          <w:sz w:val="24"/>
          <w:szCs w:val="24"/>
        </w:rPr>
        <w:t>Штрихкод:</w:t>
      </w:r>
      <w:r w:rsidRPr="00CB17AF">
        <w:rPr>
          <w:rStyle w:val="af7"/>
          <w:rFonts w:ascii="Times New Roman" w:eastAsiaTheme="majorEastAsia" w:hAnsi="Times New Roman" w:cs="Times New Roman"/>
          <w:bCs w:val="0"/>
          <w:color w:val="auto"/>
          <w:sz w:val="24"/>
          <w:szCs w:val="24"/>
        </w:rPr>
        <w:t xml:space="preserve"> закодирован уникальный идентификатор объекта, позволяющий быстро считывать его данные. Штрихкод соответствует инвентарному номеру или другому уникальному идентификатору, привязанному к учетной системе.</w:t>
      </w:r>
    </w:p>
    <w:p w14:paraId="5B004464"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CB17AF">
        <w:rPr>
          <w:rStyle w:val="af7"/>
          <w:rFonts w:ascii="Times New Roman" w:eastAsiaTheme="majorEastAsia" w:hAnsi="Times New Roman" w:cs="Times New Roman"/>
          <w:b/>
          <w:color w:val="auto"/>
          <w:sz w:val="24"/>
          <w:szCs w:val="24"/>
        </w:rPr>
        <w:t>Наименование объекта (ОС/ТМЦ):</w:t>
      </w:r>
      <w:r w:rsidRPr="00CB17AF">
        <w:rPr>
          <w:rStyle w:val="af7"/>
          <w:rFonts w:ascii="Times New Roman" w:eastAsiaTheme="majorEastAsia" w:hAnsi="Times New Roman" w:cs="Times New Roman"/>
          <w:bCs w:val="0"/>
          <w:color w:val="auto"/>
          <w:sz w:val="24"/>
          <w:szCs w:val="24"/>
        </w:rPr>
        <w:t xml:space="preserve"> текстовое название основного средства или товарно-материальной ценности, которое позволяет визуально идентифицировать объект без использования сканера.</w:t>
      </w:r>
    </w:p>
    <w:p w14:paraId="344C8FDD" w14:textId="77777777" w:rsidR="00FA1832" w:rsidRPr="00F12231" w:rsidRDefault="00FA1832" w:rsidP="00FA4FD3">
      <w:pPr>
        <w:spacing w:after="240" w:line="240" w:lineRule="auto"/>
        <w:ind w:firstLine="567"/>
        <w:jc w:val="both"/>
        <w:rPr>
          <w:rFonts w:ascii="Times New Roman" w:hAnsi="Times New Roman" w:cs="Times New Roman"/>
          <w:bCs/>
          <w:color w:val="auto"/>
          <w:sz w:val="24"/>
          <w:szCs w:val="24"/>
        </w:rPr>
      </w:pPr>
      <w:r w:rsidRPr="00CB17AF">
        <w:rPr>
          <w:rStyle w:val="af7"/>
          <w:rFonts w:ascii="Times New Roman" w:eastAsiaTheme="majorEastAsia" w:hAnsi="Times New Roman" w:cs="Times New Roman"/>
          <w:b/>
          <w:color w:val="auto"/>
          <w:sz w:val="24"/>
          <w:szCs w:val="24"/>
        </w:rPr>
        <w:t>Инвентарный номер:</w:t>
      </w:r>
      <w:r w:rsidRPr="00CB17AF">
        <w:rPr>
          <w:rStyle w:val="af7"/>
          <w:rFonts w:ascii="Times New Roman" w:eastAsiaTheme="majorEastAsia" w:hAnsi="Times New Roman" w:cs="Times New Roman"/>
          <w:bCs w:val="0"/>
          <w:color w:val="auto"/>
          <w:sz w:val="24"/>
          <w:szCs w:val="24"/>
        </w:rPr>
        <w:t xml:space="preserve"> прямой инвентарный номер объекта, отраженный в учетной системе, для дополнительной идентификации.</w:t>
      </w:r>
    </w:p>
    <w:p w14:paraId="790DCF79" w14:textId="15EE9682" w:rsidR="00503069" w:rsidRPr="00BC6FB3" w:rsidRDefault="00503069" w:rsidP="00DF78D3">
      <w:pPr>
        <w:pStyle w:val="1"/>
        <w:spacing w:before="0" w:line="240" w:lineRule="auto"/>
        <w:rPr>
          <w:rFonts w:ascii="Times New Roman" w:hAnsi="Times New Roman" w:cs="Times New Roman"/>
          <w:b w:val="0"/>
          <w:color w:val="auto"/>
          <w:sz w:val="24"/>
          <w:szCs w:val="24"/>
        </w:rPr>
      </w:pPr>
      <w:bookmarkStart w:id="88" w:name="_Toc181263059"/>
      <w:r w:rsidRPr="00BC6FB3">
        <w:rPr>
          <w:rFonts w:ascii="Times New Roman" w:hAnsi="Times New Roman" w:cs="Times New Roman"/>
          <w:bCs/>
          <w:color w:val="auto"/>
          <w:sz w:val="24"/>
          <w:szCs w:val="24"/>
        </w:rPr>
        <w:t xml:space="preserve">5. </w:t>
      </w:r>
      <w:r w:rsidRPr="00BC6FB3">
        <w:rPr>
          <w:rFonts w:ascii="Times New Roman" w:hAnsi="Times New Roman" w:cs="Times New Roman"/>
          <w:color w:val="auto"/>
          <w:sz w:val="24"/>
          <w:szCs w:val="24"/>
        </w:rPr>
        <w:t>Маркировка ОС/ТМЦ с помощью RFID и штрих-кодов</w:t>
      </w:r>
      <w:bookmarkEnd w:id="88"/>
    </w:p>
    <w:p w14:paraId="61B40664" w14:textId="6E77646A" w:rsidR="00DF78D3" w:rsidRPr="00BC6FB3" w:rsidRDefault="00DF78D3" w:rsidP="00DF78D3">
      <w:pPr>
        <w:pStyle w:val="1"/>
        <w:spacing w:before="0" w:after="0" w:line="240" w:lineRule="auto"/>
        <w:rPr>
          <w:rFonts w:ascii="Times New Roman" w:eastAsia="Times New Roman" w:hAnsi="Times New Roman" w:cs="Times New Roman"/>
          <w:b w:val="0"/>
          <w:bCs/>
          <w:i/>
          <w:iCs/>
          <w:color w:val="auto"/>
          <w:sz w:val="24"/>
          <w:szCs w:val="24"/>
        </w:rPr>
      </w:pPr>
      <w:bookmarkStart w:id="89" w:name="_Toc181263060"/>
      <w:r w:rsidRPr="00BC6FB3">
        <w:rPr>
          <w:rStyle w:val="af7"/>
          <w:rFonts w:ascii="Times New Roman" w:hAnsi="Times New Roman" w:cs="Times New Roman"/>
          <w:b/>
          <w:bCs w:val="0"/>
          <w:i/>
          <w:iCs/>
          <w:color w:val="auto"/>
          <w:sz w:val="24"/>
          <w:szCs w:val="24"/>
        </w:rPr>
        <w:t>5.1 Условия запуска процесса маркировки</w:t>
      </w:r>
      <w:bookmarkEnd w:id="89"/>
    </w:p>
    <w:p w14:paraId="526601FE" w14:textId="77777777" w:rsidR="00DF78D3" w:rsidRPr="00BC6FB3" w:rsidRDefault="00DF78D3" w:rsidP="00DF78D3">
      <w:pPr>
        <w:spacing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Перед началом процесса маркировки необходимо выполнить следующие условия:</w:t>
      </w:r>
    </w:p>
    <w:p w14:paraId="2E675B0B" w14:textId="560435F3" w:rsidR="00DF78D3" w:rsidRPr="00BC6FB3" w:rsidRDefault="00DF78D3" w:rsidP="009C32B8">
      <w:pPr>
        <w:pStyle w:val="af4"/>
        <w:numPr>
          <w:ilvl w:val="0"/>
          <w:numId w:val="9"/>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Наличие списка ОС/ТМЦ</w:t>
      </w:r>
      <w:r w:rsidRPr="00BC6FB3">
        <w:rPr>
          <w:rFonts w:ascii="Times New Roman" w:hAnsi="Times New Roman" w:cs="Times New Roman"/>
          <w:b w:val="0"/>
          <w:color w:val="auto"/>
          <w:sz w:val="24"/>
          <w:szCs w:val="24"/>
        </w:rPr>
        <w:t xml:space="preserve">: список объектов, подлежащих маркировке, должен быть сформирован в системе 1С: </w:t>
      </w:r>
      <w:r w:rsidR="002D731D">
        <w:rPr>
          <w:rFonts w:ascii="Times New Roman" w:hAnsi="Times New Roman" w:cs="Times New Roman"/>
          <w:b w:val="0"/>
          <w:color w:val="auto"/>
          <w:sz w:val="24"/>
          <w:szCs w:val="24"/>
        </w:rPr>
        <w:t>УПП</w:t>
      </w:r>
      <w:r w:rsidRPr="00BC6FB3">
        <w:rPr>
          <w:rFonts w:ascii="Times New Roman" w:hAnsi="Times New Roman" w:cs="Times New Roman"/>
          <w:b w:val="0"/>
          <w:color w:val="auto"/>
          <w:sz w:val="24"/>
          <w:szCs w:val="24"/>
        </w:rPr>
        <w:t xml:space="preserve"> по ОС и ТМЦ и передан в систему учета АСКОУ ARG.</w:t>
      </w:r>
    </w:p>
    <w:p w14:paraId="4E1C92CE" w14:textId="381CF29A" w:rsidR="00DF78D3" w:rsidRPr="00BC6FB3" w:rsidRDefault="00DF78D3"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Доступность RFID-меток и оборудования для печати штрих-кодов</w:t>
      </w:r>
      <w:r w:rsidRPr="00BC6FB3">
        <w:rPr>
          <w:rFonts w:ascii="Times New Roman" w:hAnsi="Times New Roman" w:cs="Times New Roman"/>
          <w:b w:val="0"/>
          <w:color w:val="auto"/>
          <w:sz w:val="24"/>
          <w:szCs w:val="24"/>
        </w:rPr>
        <w:t>: у сотрудника, выполняющего маркировку, должны быть в наличии RFID-метки, принтер для печати штрих-кодов, а также доступ к мобильному приложению для работы с системой АСКОУ ARG.</w:t>
      </w:r>
    </w:p>
    <w:p w14:paraId="3938D28F" w14:textId="4FCD0351" w:rsidR="00DF78D3" w:rsidRPr="00216375" w:rsidRDefault="00DF78D3" w:rsidP="00DF78D3">
      <w:pPr>
        <w:pStyle w:val="1"/>
        <w:rPr>
          <w:rFonts w:ascii="Times New Roman" w:hAnsi="Times New Roman" w:cs="Times New Roman"/>
          <w:b w:val="0"/>
          <w:bCs/>
          <w:i/>
          <w:iCs/>
          <w:color w:val="auto"/>
          <w:sz w:val="24"/>
          <w:szCs w:val="24"/>
        </w:rPr>
      </w:pPr>
      <w:bookmarkStart w:id="90" w:name="_Toc181263061"/>
      <w:r w:rsidRPr="00216375">
        <w:rPr>
          <w:rStyle w:val="af7"/>
          <w:rFonts w:ascii="Times New Roman" w:hAnsi="Times New Roman" w:cs="Times New Roman"/>
          <w:b/>
          <w:bCs w:val="0"/>
          <w:i/>
          <w:iCs/>
          <w:color w:val="auto"/>
          <w:sz w:val="24"/>
          <w:szCs w:val="24"/>
        </w:rPr>
        <w:t>5.2 Основные участники</w:t>
      </w:r>
      <w:bookmarkEnd w:id="90"/>
    </w:p>
    <w:p w14:paraId="0152C2B0" w14:textId="4DA53A38" w:rsidR="00FA1832" w:rsidRPr="00FA1832" w:rsidRDefault="00FA1832" w:rsidP="00FA1832">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FA1832">
        <w:rPr>
          <w:rFonts w:ascii="Times New Roman" w:hAnsi="Times New Roman" w:cs="Times New Roman"/>
          <w:b w:val="0"/>
          <w:color w:val="auto"/>
          <w:sz w:val="24"/>
          <w:szCs w:val="24"/>
        </w:rPr>
        <w:t>Сотрудник с ролью МОЛ ответственны за маркировку.</w:t>
      </w:r>
    </w:p>
    <w:p w14:paraId="53F29D1A" w14:textId="7CB82283" w:rsidR="00DF78D3" w:rsidRPr="00216375" w:rsidRDefault="00216375"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Pr>
          <w:rFonts w:ascii="Times New Roman" w:hAnsi="Times New Roman" w:cs="Times New Roman"/>
          <w:bCs/>
          <w:color w:val="auto"/>
          <w:sz w:val="24"/>
          <w:szCs w:val="24"/>
        </w:rPr>
        <w:lastRenderedPageBreak/>
        <w:t>Логист</w:t>
      </w:r>
      <w:r w:rsidR="00DF78D3" w:rsidRPr="00216375">
        <w:rPr>
          <w:rFonts w:ascii="Times New Roman" w:hAnsi="Times New Roman" w:cs="Times New Roman"/>
          <w:bCs/>
          <w:color w:val="auto"/>
          <w:sz w:val="24"/>
          <w:szCs w:val="24"/>
        </w:rPr>
        <w:t>:</w:t>
      </w:r>
      <w:r w:rsidR="00DF78D3" w:rsidRPr="00216375">
        <w:rPr>
          <w:rFonts w:ascii="Times New Roman" w:hAnsi="Times New Roman" w:cs="Times New Roman"/>
          <w:b w:val="0"/>
          <w:color w:val="auto"/>
          <w:sz w:val="24"/>
          <w:szCs w:val="24"/>
        </w:rPr>
        <w:t xml:space="preserve"> </w:t>
      </w:r>
      <w:r w:rsidR="00FA4FD3" w:rsidRPr="00FA4FD3">
        <w:rPr>
          <w:rFonts w:ascii="Times New Roman" w:hAnsi="Times New Roman" w:cs="Times New Roman"/>
          <w:b w:val="0"/>
          <w:color w:val="auto"/>
          <w:sz w:val="24"/>
          <w:szCs w:val="24"/>
        </w:rPr>
        <w:t>осуществляет контроль за непосредственным проведением процесса маркировки</w:t>
      </w:r>
      <w:r w:rsidR="00DF78D3" w:rsidRPr="00216375">
        <w:rPr>
          <w:rFonts w:ascii="Times New Roman" w:hAnsi="Times New Roman" w:cs="Times New Roman"/>
          <w:b w:val="0"/>
          <w:color w:val="auto"/>
          <w:sz w:val="24"/>
          <w:szCs w:val="24"/>
        </w:rPr>
        <w:t>.</w:t>
      </w:r>
    </w:p>
    <w:p w14:paraId="18299BF8" w14:textId="1E969311" w:rsidR="00DF78D3" w:rsidRPr="00BC6FB3" w:rsidRDefault="00DF78D3" w:rsidP="00DF78D3">
      <w:pPr>
        <w:pStyle w:val="1"/>
        <w:rPr>
          <w:rFonts w:ascii="Times New Roman" w:hAnsi="Times New Roman" w:cs="Times New Roman"/>
          <w:b w:val="0"/>
          <w:bCs/>
          <w:i/>
          <w:iCs/>
          <w:color w:val="auto"/>
          <w:sz w:val="24"/>
          <w:szCs w:val="24"/>
        </w:rPr>
      </w:pPr>
      <w:bookmarkStart w:id="91" w:name="_Toc181263062"/>
      <w:r w:rsidRPr="00BC6FB3">
        <w:rPr>
          <w:rStyle w:val="af7"/>
          <w:rFonts w:ascii="Times New Roman" w:hAnsi="Times New Roman" w:cs="Times New Roman"/>
          <w:b/>
          <w:bCs w:val="0"/>
          <w:i/>
          <w:iCs/>
          <w:color w:val="auto"/>
          <w:sz w:val="24"/>
          <w:szCs w:val="24"/>
        </w:rPr>
        <w:t xml:space="preserve">5.3 Порядок выполнения </w:t>
      </w:r>
      <w:r w:rsidR="002D731D">
        <w:rPr>
          <w:rStyle w:val="af7"/>
          <w:rFonts w:ascii="Times New Roman" w:hAnsi="Times New Roman" w:cs="Times New Roman"/>
          <w:b/>
          <w:bCs w:val="0"/>
          <w:i/>
          <w:iCs/>
          <w:color w:val="auto"/>
          <w:sz w:val="24"/>
          <w:szCs w:val="24"/>
        </w:rPr>
        <w:t>маркировки</w:t>
      </w:r>
      <w:bookmarkEnd w:id="91"/>
    </w:p>
    <w:p w14:paraId="0F51332B" w14:textId="6057ABE2"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Получение списка ОС/ТМЦ для маркировки:</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получает список объектов, которые необходимо промаркировать, через систему АСКОУ ARG. В списке указаны наименования объектов, их инвентарные номера, текущее местоположение и другая сопутствующая информация. Этот список загружается в мобильное приложение для дальнейшей работы.</w:t>
      </w:r>
    </w:p>
    <w:p w14:paraId="3924A355" w14:textId="43A28C51"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Подготовка RFID-меток и штрих-кодов:</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подготавливает нужное количество RFID-меток для маркировки всех объектов в списке. Также готовится оборудование для печати штрих-кодов, которые будут содержать тот же идентификационный номер, что и RFID-метка. Если для объекта требуются определенные виды меток (например, устойчивые к внешним воздействиям), они должны быть заранее выбраны.</w:t>
      </w:r>
    </w:p>
    <w:p w14:paraId="4D9ABBE2" w14:textId="690588EC"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Ввод данных в мобильное приложение:</w:t>
      </w:r>
      <w:r w:rsidRPr="00BC6FB3">
        <w:rPr>
          <w:rStyle w:val="af7"/>
          <w:rFonts w:ascii="Times New Roman" w:hAnsi="Times New Roman" w:cs="Times New Roman"/>
          <w:color w:val="auto"/>
          <w:sz w:val="24"/>
          <w:szCs w:val="24"/>
        </w:rPr>
        <w:t xml:space="preserve"> ч</w:t>
      </w:r>
      <w:r w:rsidRPr="00BC6FB3">
        <w:rPr>
          <w:rFonts w:ascii="Times New Roman" w:hAnsi="Times New Roman" w:cs="Times New Roman"/>
          <w:b w:val="0"/>
          <w:bCs/>
          <w:color w:val="auto"/>
          <w:sz w:val="24"/>
          <w:szCs w:val="24"/>
        </w:rPr>
        <w:t>ерез мобильное приложение сотрудник вводит или сканирует инвентарный номер каждого объекта, который собирается маркировать. Это может быть сделано вручную или путем автоматического импорта из списка. Приложение позволяет отследить, какие объекты уже промаркированы, а какие еще нет.</w:t>
      </w:r>
    </w:p>
    <w:p w14:paraId="4426BC4C" w14:textId="41992960"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Закрепление RFID-метки:</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закрепляет RFID-метку на объекте. Метка крепится таким образом, чтобы она была надежно зафиксирована и легко считывалась RFID-сканером. Метка содержит уникальный идентификатор, который соответствует объекту учета.</w:t>
      </w:r>
    </w:p>
    <w:p w14:paraId="1D12785E" w14:textId="2560A903"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Печать и закрепление штрих-кода:</w:t>
      </w:r>
      <w:r w:rsidRPr="00BC6FB3">
        <w:rPr>
          <w:rStyle w:val="af7"/>
          <w:rFonts w:ascii="Times New Roman" w:hAnsi="Times New Roman" w:cs="Times New Roman"/>
          <w:color w:val="auto"/>
          <w:sz w:val="24"/>
          <w:szCs w:val="24"/>
        </w:rPr>
        <w:t xml:space="preserve"> </w:t>
      </w:r>
      <w:r w:rsidRPr="00BC6FB3">
        <w:rPr>
          <w:rFonts w:ascii="Times New Roman" w:hAnsi="Times New Roman" w:cs="Times New Roman"/>
          <w:b w:val="0"/>
          <w:bCs/>
          <w:color w:val="auto"/>
          <w:sz w:val="24"/>
          <w:szCs w:val="24"/>
        </w:rPr>
        <w:t>после закрепления RFID-метки сотрудник при необходимости печатает штрих-код с тем же идентификационным номером, который был присвоен объекту через RFID-метку. Штрих-код также закрепляется на объекте, чтобы можно было осуществлять ручное сканирование в случае необходимости.</w:t>
      </w:r>
    </w:p>
    <w:p w14:paraId="68A06FEF" w14:textId="1BAE7E1D"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Фиксация факта маркировки:</w:t>
      </w:r>
      <w:r w:rsidRPr="00BC6FB3">
        <w:rPr>
          <w:rStyle w:val="af7"/>
          <w:rFonts w:ascii="Times New Roman" w:hAnsi="Times New Roman" w:cs="Times New Roman"/>
          <w:color w:val="auto"/>
          <w:sz w:val="24"/>
          <w:szCs w:val="24"/>
        </w:rPr>
        <w:t xml:space="preserve"> </w:t>
      </w:r>
      <w:r w:rsidRPr="00BC6FB3">
        <w:rPr>
          <w:rFonts w:ascii="Times New Roman" w:hAnsi="Times New Roman" w:cs="Times New Roman"/>
          <w:b w:val="0"/>
          <w:bCs/>
          <w:color w:val="auto"/>
          <w:sz w:val="24"/>
          <w:szCs w:val="24"/>
        </w:rPr>
        <w:t>после того как объект промаркирован RFID-меткой и штрих-кодом, сотрудник фиксирует в мобильном приложении факт завершения маркировки данного объекта. Приложение автоматически связывает информацию о метке и штрих-коде с данными объекта в системе.</w:t>
      </w:r>
    </w:p>
    <w:p w14:paraId="6DF31018" w14:textId="678BF467" w:rsidR="00DF78D3" w:rsidRPr="00BC6FB3" w:rsidRDefault="00DF78D3" w:rsidP="009C32B8">
      <w:pPr>
        <w:pStyle w:val="af4"/>
        <w:numPr>
          <w:ilvl w:val="0"/>
          <w:numId w:val="10"/>
        </w:numPr>
        <w:tabs>
          <w:tab w:val="left" w:pos="993"/>
        </w:tabs>
        <w:spacing w:after="240"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Синхронизация данных с центральной системой:</w:t>
      </w:r>
      <w:r w:rsidRPr="00BC6FB3">
        <w:rPr>
          <w:rStyle w:val="af7"/>
          <w:rFonts w:ascii="Times New Roman" w:hAnsi="Times New Roman" w:cs="Times New Roman"/>
          <w:color w:val="auto"/>
          <w:sz w:val="24"/>
          <w:szCs w:val="24"/>
        </w:rPr>
        <w:t xml:space="preserve"> п</w:t>
      </w:r>
      <w:r w:rsidRPr="00BC6FB3">
        <w:rPr>
          <w:rFonts w:ascii="Times New Roman" w:hAnsi="Times New Roman" w:cs="Times New Roman"/>
          <w:b w:val="0"/>
          <w:bCs/>
          <w:color w:val="auto"/>
          <w:sz w:val="24"/>
          <w:szCs w:val="24"/>
        </w:rPr>
        <w:t>осле завершения маркировки всех объектов данные о присвоенных RFID-метках и штрих-кодах синхронизируются с центральной системой учета (АСКОУ ARG). Это позволяет обновить информацию о состоянии объектов в режиме реального времени.</w:t>
      </w:r>
    </w:p>
    <w:p w14:paraId="20BD549E" w14:textId="34B4A7D4" w:rsidR="00DF78D3" w:rsidRPr="00BC6FB3" w:rsidRDefault="00DF78D3" w:rsidP="00DF78D3">
      <w:pPr>
        <w:pStyle w:val="1"/>
        <w:rPr>
          <w:rStyle w:val="af7"/>
          <w:i/>
          <w:iCs/>
        </w:rPr>
      </w:pPr>
      <w:bookmarkStart w:id="92" w:name="_Toc181263063"/>
      <w:r w:rsidRPr="00BC6FB3">
        <w:rPr>
          <w:rStyle w:val="af7"/>
          <w:rFonts w:ascii="Times New Roman" w:hAnsi="Times New Roman" w:cs="Times New Roman"/>
          <w:b/>
          <w:bCs w:val="0"/>
          <w:i/>
          <w:iCs/>
          <w:color w:val="auto"/>
          <w:sz w:val="24"/>
          <w:szCs w:val="24"/>
        </w:rPr>
        <w:t>5.4 Временной регламент выполнения сценария</w:t>
      </w:r>
      <w:bookmarkEnd w:id="92"/>
    </w:p>
    <w:p w14:paraId="1A63FA75" w14:textId="77777777" w:rsidR="00DF78D3" w:rsidRPr="00BC6FB3" w:rsidRDefault="00DF78D3" w:rsidP="00DF78D3">
      <w:pPr>
        <w:spacing w:after="240"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Общее время, необходимое для выполнения сценария маркировки, зависит от количества объектов в списке и их доступности (например, если объекты находятся в разных частях склада или предприятия). Маркировка каждого объекта включает несколько этапов (подготовка, ввод данных, прикрепление метки и штрих-кода, фиксация), поэтому процесс может варьироваться в зависимости от количества объектов и квалификации сотрудника.</w:t>
      </w:r>
    </w:p>
    <w:p w14:paraId="088C11CE" w14:textId="41A24646" w:rsidR="00DF78D3" w:rsidRPr="00BC6FB3" w:rsidRDefault="00DF78D3" w:rsidP="00DF78D3">
      <w:pPr>
        <w:pStyle w:val="1"/>
        <w:rPr>
          <w:rStyle w:val="af7"/>
          <w:i/>
          <w:iCs/>
        </w:rPr>
      </w:pPr>
      <w:bookmarkStart w:id="93" w:name="_Toc181263064"/>
      <w:r w:rsidRPr="00BC6FB3">
        <w:rPr>
          <w:rStyle w:val="af7"/>
          <w:rFonts w:ascii="Times New Roman" w:hAnsi="Times New Roman" w:cs="Times New Roman"/>
          <w:b/>
          <w:bCs w:val="0"/>
          <w:i/>
          <w:iCs/>
          <w:color w:val="auto"/>
          <w:sz w:val="24"/>
          <w:szCs w:val="24"/>
        </w:rPr>
        <w:t>5.5 Входные данные</w:t>
      </w:r>
      <w:bookmarkEnd w:id="93"/>
    </w:p>
    <w:p w14:paraId="0093C144" w14:textId="1A862CDF"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Список ОС/ТМЦ</w:t>
      </w:r>
      <w:r w:rsidRPr="00BC6FB3">
        <w:rPr>
          <w:rStyle w:val="af7"/>
          <w:rFonts w:ascii="Times New Roman" w:hAnsi="Times New Roman" w:cs="Times New Roman"/>
          <w:color w:val="auto"/>
          <w:sz w:val="24"/>
          <w:szCs w:val="24"/>
        </w:rPr>
        <w:t>: перечень объектов, которые необходимо промаркировать, включая информацию об их наименовании, инвентарном или номенклатурном номере, местонахождении и других характеристиках.</w:t>
      </w:r>
    </w:p>
    <w:p w14:paraId="3F69EE5F" w14:textId="0BAA023F"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Информация об объектах</w:t>
      </w:r>
      <w:r w:rsidRPr="00BC6FB3">
        <w:rPr>
          <w:rStyle w:val="af7"/>
          <w:rFonts w:ascii="Times New Roman" w:hAnsi="Times New Roman" w:cs="Times New Roman"/>
          <w:color w:val="auto"/>
          <w:sz w:val="24"/>
          <w:szCs w:val="24"/>
        </w:rPr>
        <w:t>: наименование, инвентарный номер, текущее местоположение, тип и состояние объекта.</w:t>
      </w:r>
    </w:p>
    <w:p w14:paraId="5DEA93D8" w14:textId="56C02F86" w:rsidR="00DF78D3" w:rsidRPr="00BC6FB3" w:rsidRDefault="00DF78D3" w:rsidP="00DF78D3">
      <w:pPr>
        <w:pStyle w:val="1"/>
        <w:rPr>
          <w:rStyle w:val="af7"/>
          <w:i/>
          <w:iCs/>
        </w:rPr>
      </w:pPr>
      <w:bookmarkStart w:id="94" w:name="_Toc181263065"/>
      <w:r w:rsidRPr="00BC6FB3">
        <w:rPr>
          <w:rStyle w:val="af7"/>
          <w:rFonts w:ascii="Times New Roman" w:hAnsi="Times New Roman" w:cs="Times New Roman"/>
          <w:b/>
          <w:bCs w:val="0"/>
          <w:i/>
          <w:iCs/>
          <w:color w:val="auto"/>
          <w:sz w:val="24"/>
          <w:szCs w:val="24"/>
        </w:rPr>
        <w:lastRenderedPageBreak/>
        <w:t>5.6 Выходные данные</w:t>
      </w:r>
      <w:bookmarkEnd w:id="94"/>
    </w:p>
    <w:p w14:paraId="0B36A8E7" w14:textId="65A44542"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Обновленный список ОС/ТМЦ</w:t>
      </w:r>
      <w:r w:rsidRPr="00BC6FB3">
        <w:rPr>
          <w:rStyle w:val="af7"/>
          <w:rFonts w:ascii="Times New Roman" w:hAnsi="Times New Roman" w:cs="Times New Roman"/>
          <w:color w:val="auto"/>
          <w:sz w:val="24"/>
          <w:szCs w:val="24"/>
        </w:rPr>
        <w:t>: после маркировки каждый объект будет связан с RFID-меткой и штрих-кодом, а информация об этом обновится в системе.</w:t>
      </w:r>
    </w:p>
    <w:p w14:paraId="4AFA5AD1" w14:textId="63568EDD"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Информация о маркировке</w:t>
      </w:r>
      <w:r w:rsidRPr="00BC6FB3">
        <w:rPr>
          <w:rStyle w:val="af7"/>
          <w:rFonts w:ascii="Times New Roman" w:hAnsi="Times New Roman" w:cs="Times New Roman"/>
          <w:color w:val="auto"/>
          <w:sz w:val="24"/>
          <w:szCs w:val="24"/>
        </w:rPr>
        <w:t>: записи о дате и времени маркировки каждого объекта, данных о сотруднике, проводившем маркировку.</w:t>
      </w:r>
    </w:p>
    <w:p w14:paraId="017AE6E9" w14:textId="25CA8E84"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Отчет о выполненной маркировке</w:t>
      </w:r>
      <w:r w:rsidRPr="00BC6FB3">
        <w:rPr>
          <w:rStyle w:val="af7"/>
          <w:rFonts w:ascii="Times New Roman" w:hAnsi="Times New Roman" w:cs="Times New Roman"/>
          <w:color w:val="auto"/>
          <w:sz w:val="24"/>
          <w:szCs w:val="24"/>
        </w:rPr>
        <w:t>: объем выполненной работы, количество промаркированных объектов, их текущее состояние.</w:t>
      </w:r>
    </w:p>
    <w:p w14:paraId="62F92A18" w14:textId="64595779"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Данные для синхронизации</w:t>
      </w:r>
      <w:r w:rsidRPr="00BC6FB3">
        <w:rPr>
          <w:rStyle w:val="af7"/>
          <w:rFonts w:ascii="Times New Roman" w:hAnsi="Times New Roman" w:cs="Times New Roman"/>
          <w:color w:val="auto"/>
          <w:sz w:val="24"/>
          <w:szCs w:val="24"/>
        </w:rPr>
        <w:t>: все обновления по маркировке будут переданы в центральную систему учета (АСКОУ ARG) для актуализации данных.</w:t>
      </w:r>
    </w:p>
    <w:p w14:paraId="2D710123" w14:textId="30B86CD3" w:rsidR="00D861A9" w:rsidRPr="00BC6FB3" w:rsidRDefault="00D861A9" w:rsidP="00D861A9">
      <w:pPr>
        <w:pStyle w:val="1"/>
        <w:spacing w:before="0" w:line="240" w:lineRule="auto"/>
        <w:jc w:val="both"/>
        <w:rPr>
          <w:rFonts w:ascii="Times New Roman" w:eastAsia="Times New Roman" w:hAnsi="Times New Roman" w:cs="Times New Roman"/>
          <w:color w:val="auto"/>
          <w:sz w:val="24"/>
          <w:szCs w:val="24"/>
        </w:rPr>
      </w:pPr>
      <w:bookmarkStart w:id="95" w:name="_Toc181263066"/>
      <w:r w:rsidRPr="00BC6FB3">
        <w:rPr>
          <w:rFonts w:ascii="Times New Roman" w:hAnsi="Times New Roman" w:cs="Times New Roman"/>
          <w:color w:val="auto"/>
          <w:sz w:val="24"/>
          <w:szCs w:val="24"/>
        </w:rPr>
        <w:t xml:space="preserve">6. Основные этапы </w:t>
      </w:r>
      <w:r w:rsidR="00216375">
        <w:rPr>
          <w:rFonts w:ascii="Times New Roman" w:hAnsi="Times New Roman" w:cs="Times New Roman"/>
          <w:color w:val="auto"/>
          <w:sz w:val="24"/>
          <w:szCs w:val="24"/>
        </w:rPr>
        <w:t>внедрения</w:t>
      </w:r>
      <w:r w:rsidRPr="00BC6FB3">
        <w:rPr>
          <w:rFonts w:ascii="Times New Roman" w:hAnsi="Times New Roman" w:cs="Times New Roman"/>
          <w:color w:val="auto"/>
          <w:sz w:val="24"/>
          <w:szCs w:val="24"/>
        </w:rPr>
        <w:t xml:space="preserve"> АСКОУ </w:t>
      </w:r>
      <w:r w:rsidRPr="00BC6FB3">
        <w:rPr>
          <w:rFonts w:ascii="Times New Roman" w:hAnsi="Times New Roman" w:cs="Times New Roman"/>
          <w:color w:val="auto"/>
          <w:sz w:val="24"/>
          <w:szCs w:val="24"/>
          <w:lang w:val="en-US"/>
        </w:rPr>
        <w:t>ARG</w:t>
      </w:r>
      <w:r w:rsidRPr="00BC6FB3">
        <w:rPr>
          <w:rFonts w:ascii="Times New Roman" w:hAnsi="Times New Roman" w:cs="Times New Roman"/>
          <w:color w:val="auto"/>
          <w:sz w:val="24"/>
          <w:szCs w:val="24"/>
        </w:rPr>
        <w:t xml:space="preserve"> с </w:t>
      </w:r>
      <w:bookmarkStart w:id="96" w:name="_Hlk179762860"/>
      <w:r w:rsidRPr="00BC6FB3">
        <w:rPr>
          <w:rFonts w:ascii="Times New Roman" w:hAnsi="Times New Roman" w:cs="Times New Roman"/>
          <w:color w:val="auto"/>
          <w:sz w:val="24"/>
          <w:szCs w:val="24"/>
        </w:rPr>
        <w:t xml:space="preserve">1С: </w:t>
      </w:r>
      <w:bookmarkEnd w:id="96"/>
      <w:r w:rsidR="00741652">
        <w:rPr>
          <w:rFonts w:ascii="Times New Roman" w:hAnsi="Times New Roman" w:cs="Times New Roman"/>
          <w:color w:val="auto"/>
          <w:sz w:val="24"/>
          <w:szCs w:val="24"/>
        </w:rPr>
        <w:t>УПП</w:t>
      </w:r>
      <w:bookmarkEnd w:id="95"/>
    </w:p>
    <w:p w14:paraId="634570D5" w14:textId="070997B6" w:rsidR="00D861A9" w:rsidRPr="00BC6FB3" w:rsidRDefault="00D861A9"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Выбор оборудования и программного обеспечения</w:t>
      </w:r>
    </w:p>
    <w:p w14:paraId="7A068267" w14:textId="5DFC3223" w:rsidR="00D861A9" w:rsidRPr="00BC6FB3" w:rsidRDefault="00D861A9" w:rsidP="00D861A9">
      <w:pPr>
        <w:pStyle w:val="af6"/>
        <w:spacing w:before="0" w:beforeAutospacing="0" w:after="240" w:afterAutospacing="0"/>
        <w:ind w:firstLine="567"/>
        <w:jc w:val="both"/>
      </w:pPr>
      <w:r w:rsidRPr="00BC6FB3">
        <w:t xml:space="preserve">Первым шагом интеграции является выбор подходящего оборудования (считыватели, RFID-метки, принтеры для печати штрих-кодов), которые будут использоваться для работы с RFID и взаимодействия с 1С: </w:t>
      </w:r>
      <w:r w:rsidR="00D15D25">
        <w:t>УПП.</w:t>
      </w:r>
    </w:p>
    <w:p w14:paraId="4586291F" w14:textId="44B25F61" w:rsidR="00D861A9" w:rsidRPr="00216375" w:rsidRDefault="00D861A9" w:rsidP="00EF6AE5">
      <w:pPr>
        <w:rPr>
          <w:rFonts w:ascii="Times New Roman" w:hAnsi="Times New Roman" w:cs="Times New Roman"/>
          <w:i/>
          <w:iCs/>
          <w:color w:val="auto"/>
          <w:sz w:val="24"/>
          <w:szCs w:val="24"/>
        </w:rPr>
      </w:pPr>
      <w:r w:rsidRPr="00216375">
        <w:rPr>
          <w:rFonts w:ascii="Times New Roman" w:hAnsi="Times New Roman" w:cs="Times New Roman"/>
          <w:i/>
          <w:iCs/>
          <w:color w:val="auto"/>
          <w:sz w:val="24"/>
          <w:szCs w:val="24"/>
        </w:rPr>
        <w:t>Кодирование меток</w:t>
      </w:r>
    </w:p>
    <w:p w14:paraId="7F204749" w14:textId="77777777" w:rsidR="00216375" w:rsidRPr="00216375" w:rsidRDefault="00216375" w:rsidP="00D15D25">
      <w:pPr>
        <w:ind w:firstLine="567"/>
        <w:rPr>
          <w:rFonts w:ascii="Times New Roman" w:eastAsia="Times New Roman" w:hAnsi="Times New Roman" w:cs="Times New Roman"/>
          <w:b w:val="0"/>
          <w:color w:val="auto"/>
          <w:sz w:val="24"/>
          <w:szCs w:val="24"/>
        </w:rPr>
      </w:pPr>
      <w:bookmarkStart w:id="97" w:name="_Toc180047989"/>
      <w:r w:rsidRPr="00216375">
        <w:rPr>
          <w:rFonts w:ascii="Times New Roman" w:eastAsia="Times New Roman" w:hAnsi="Times New Roman" w:cs="Times New Roman"/>
          <w:b w:val="0"/>
          <w:color w:val="auto"/>
          <w:sz w:val="24"/>
          <w:szCs w:val="24"/>
        </w:rPr>
        <w:t>RFID-метки должны быть закодированы уникальными идентификаторами, которые привязываются к данным об объектах в системе. Это позволяет однозначно идентифицировать:</w:t>
      </w:r>
      <w:bookmarkEnd w:id="97"/>
    </w:p>
    <w:p w14:paraId="145BBF06" w14:textId="3C5FFB6C" w:rsidR="00216375" w:rsidRPr="00216375" w:rsidRDefault="00216375" w:rsidP="00D15D25">
      <w:pPr>
        <w:ind w:firstLine="567"/>
        <w:rPr>
          <w:rFonts w:ascii="Times New Roman" w:eastAsia="Times New Roman" w:hAnsi="Times New Roman" w:cs="Times New Roman"/>
          <w:b w:val="0"/>
          <w:color w:val="auto"/>
          <w:sz w:val="24"/>
          <w:szCs w:val="24"/>
        </w:rPr>
      </w:pPr>
      <w:bookmarkStart w:id="98" w:name="_Toc180047990"/>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Каждый объект ОС или ТМЦ.</w:t>
      </w:r>
      <w:bookmarkEnd w:id="98"/>
    </w:p>
    <w:p w14:paraId="1EBBF444" w14:textId="1B917C41" w:rsidR="00216375" w:rsidRPr="00216375" w:rsidRDefault="00216375" w:rsidP="00D15D25">
      <w:pPr>
        <w:ind w:firstLine="567"/>
        <w:rPr>
          <w:rFonts w:ascii="Times New Roman" w:eastAsia="Times New Roman" w:hAnsi="Times New Roman" w:cs="Times New Roman"/>
          <w:b w:val="0"/>
          <w:color w:val="auto"/>
          <w:sz w:val="24"/>
          <w:szCs w:val="24"/>
        </w:rPr>
      </w:pPr>
      <w:bookmarkStart w:id="99" w:name="_Toc180047991"/>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Партию материалов.</w:t>
      </w:r>
      <w:bookmarkEnd w:id="99"/>
    </w:p>
    <w:p w14:paraId="2B969930" w14:textId="77777777" w:rsidR="00216375" w:rsidRPr="00216375" w:rsidRDefault="00216375" w:rsidP="002D731D">
      <w:pPr>
        <w:spacing w:after="240"/>
        <w:ind w:firstLine="567"/>
        <w:rPr>
          <w:rFonts w:ascii="Times New Roman" w:eastAsia="Times New Roman" w:hAnsi="Times New Roman" w:cs="Times New Roman"/>
          <w:b w:val="0"/>
          <w:color w:val="auto"/>
          <w:sz w:val="24"/>
          <w:szCs w:val="24"/>
        </w:rPr>
      </w:pPr>
      <w:bookmarkStart w:id="100" w:name="_Toc180047992"/>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Номенклатуру ТМЦ.</w:t>
      </w:r>
      <w:bookmarkEnd w:id="100"/>
    </w:p>
    <w:p w14:paraId="50B8A92D" w14:textId="5E35CDE1" w:rsidR="00FE76D1" w:rsidRPr="00BC6FB3" w:rsidRDefault="00FE76D1"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Разработка инструкции</w:t>
      </w:r>
    </w:p>
    <w:p w14:paraId="573EFC23" w14:textId="77777777" w:rsidR="00FE76D1" w:rsidRPr="00BC6FB3" w:rsidRDefault="00FE76D1" w:rsidP="00FE76D1">
      <w:pPr>
        <w:pStyle w:val="af6"/>
        <w:spacing w:before="0" w:beforeAutospacing="0" w:after="240" w:afterAutospacing="0"/>
        <w:ind w:firstLine="567"/>
        <w:jc w:val="both"/>
      </w:pPr>
      <w:r w:rsidRPr="00BC6FB3">
        <w:t xml:space="preserve">Для обеспечения правильной эксплуатации системы создается подробная инструкция. В ней описываются шаги по работе с RFID-оборудованием, мобильными приложениями, синхронизацией данных и взаимодействием с 1С: </w:t>
      </w:r>
      <w:r>
        <w:t>УПП</w:t>
      </w:r>
      <w:r w:rsidRPr="00BC6FB3">
        <w:t>. Инструкция становится руководством для пользователей на всех этапах работы.</w:t>
      </w:r>
    </w:p>
    <w:p w14:paraId="446239CA" w14:textId="65EEC86F" w:rsidR="00D861A9" w:rsidRPr="00216375" w:rsidRDefault="00216375" w:rsidP="00EF6AE5">
      <w:pPr>
        <w:rPr>
          <w:rFonts w:ascii="Times New Roman" w:hAnsi="Times New Roman" w:cs="Times New Roman"/>
          <w:i/>
          <w:iCs/>
          <w:color w:val="auto"/>
          <w:sz w:val="24"/>
          <w:szCs w:val="24"/>
        </w:rPr>
      </w:pPr>
      <w:r w:rsidRPr="00216375">
        <w:rPr>
          <w:rFonts w:ascii="Times New Roman" w:hAnsi="Times New Roman" w:cs="Times New Roman"/>
          <w:i/>
          <w:iCs/>
          <w:color w:val="auto"/>
          <w:sz w:val="24"/>
          <w:szCs w:val="24"/>
        </w:rPr>
        <w:t>Комплексное т</w:t>
      </w:r>
      <w:r w:rsidR="00D861A9" w:rsidRPr="00216375">
        <w:rPr>
          <w:rStyle w:val="af7"/>
          <w:rFonts w:ascii="Times New Roman" w:hAnsi="Times New Roman" w:cs="Times New Roman"/>
          <w:b/>
          <w:bCs w:val="0"/>
          <w:i/>
          <w:iCs/>
          <w:color w:val="auto"/>
          <w:sz w:val="24"/>
          <w:szCs w:val="24"/>
        </w:rPr>
        <w:t>естирование и отладка</w:t>
      </w:r>
    </w:p>
    <w:p w14:paraId="074FC4A4" w14:textId="45175234" w:rsidR="00D861A9" w:rsidRDefault="00D861A9" w:rsidP="00D861A9">
      <w:pPr>
        <w:pStyle w:val="af6"/>
        <w:spacing w:before="0" w:beforeAutospacing="0" w:after="240" w:afterAutospacing="0"/>
        <w:ind w:firstLine="567"/>
        <w:jc w:val="both"/>
      </w:pPr>
      <w:r w:rsidRPr="00216375">
        <w:t xml:space="preserve">Проводится проверка работы системы с реальными данными, </w:t>
      </w:r>
      <w:r w:rsidR="00F7794F" w:rsidRPr="00216375">
        <w:t>и</w:t>
      </w:r>
      <w:r w:rsidRPr="00216375">
        <w:t xml:space="preserve"> </w:t>
      </w:r>
      <w:r w:rsidR="00F7794F" w:rsidRPr="00216375">
        <w:t>корректного</w:t>
      </w:r>
      <w:r w:rsidRPr="00216375">
        <w:t xml:space="preserve"> обмена информацией между системами и правильности работы всех функций, включая приемку, перемещение, списание и инвентаризацию. Все выявленные ошибки исправляются.</w:t>
      </w:r>
    </w:p>
    <w:p w14:paraId="49B56021" w14:textId="1E8CC966" w:rsidR="00216375" w:rsidRPr="00216375" w:rsidRDefault="00216375" w:rsidP="00EF6AE5">
      <w:pPr>
        <w:rPr>
          <w:rFonts w:ascii="Times New Roman" w:hAnsi="Times New Roman" w:cs="Times New Roman"/>
          <w:i/>
          <w:iCs/>
          <w:color w:val="auto"/>
          <w:sz w:val="24"/>
          <w:szCs w:val="24"/>
        </w:rPr>
      </w:pPr>
      <w:r w:rsidRPr="00216375">
        <w:rPr>
          <w:rStyle w:val="af7"/>
          <w:rFonts w:ascii="Times New Roman" w:hAnsi="Times New Roman" w:cs="Times New Roman"/>
          <w:b/>
          <w:bCs w:val="0"/>
          <w:i/>
          <w:iCs/>
          <w:color w:val="auto"/>
          <w:sz w:val="24"/>
          <w:szCs w:val="24"/>
        </w:rPr>
        <w:t>Обучение сотрудников</w:t>
      </w:r>
    </w:p>
    <w:p w14:paraId="4E35A5D5" w14:textId="7AD927D4" w:rsidR="00216375" w:rsidRPr="00BC6FB3" w:rsidRDefault="00216375" w:rsidP="00216375">
      <w:pPr>
        <w:pStyle w:val="af6"/>
        <w:spacing w:before="0" w:beforeAutospacing="0" w:after="240" w:afterAutospacing="0"/>
        <w:ind w:firstLine="567"/>
        <w:jc w:val="both"/>
      </w:pPr>
      <w:r w:rsidRPr="00216375">
        <w:t xml:space="preserve">После разработки инструкции и ввода системы в эксплуатацию проводится обучение сотрудников. Это включает ознакомление с процессами маркировки, инвентаризации и работы с RFID-метками через мобильные приложения. Обучение направлено на то, чтобы сотрудники могли эффективно работать с системой. </w:t>
      </w:r>
    </w:p>
    <w:p w14:paraId="4182BE8A" w14:textId="7BCCEA3D" w:rsidR="00D861A9" w:rsidRPr="00BC6FB3" w:rsidRDefault="00D861A9"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Ввод в промышленную эксплуатацию</w:t>
      </w:r>
    </w:p>
    <w:p w14:paraId="4FD4837B" w14:textId="24F4928F" w:rsidR="00D861A9" w:rsidRPr="00BC6FB3" w:rsidRDefault="00D861A9" w:rsidP="00D861A9">
      <w:pPr>
        <w:pStyle w:val="af6"/>
        <w:spacing w:before="0" w:beforeAutospacing="0" w:after="240" w:afterAutospacing="0"/>
        <w:ind w:firstLine="567"/>
        <w:jc w:val="both"/>
      </w:pPr>
      <w:r w:rsidRPr="00BC6FB3">
        <w:t>После успешного тестирования система вводится в промышленную эксплуатацию. На этом этапе происходит официальное внедрение всех функций для ежедневного использования в компании. Все бизнес-процессы, связанные с ОС</w:t>
      </w:r>
      <w:r w:rsidR="00D15D25">
        <w:t>/</w:t>
      </w:r>
      <w:r w:rsidRPr="00BC6FB3">
        <w:t>ТМЦ, начинают выполняться с использованием новой системы, обеспечивая автоматизацию учета и контроля.</w:t>
      </w:r>
    </w:p>
    <w:p w14:paraId="56BDAD13" w14:textId="4F965EC6" w:rsidR="00D861A9" w:rsidRPr="00BC6FB3" w:rsidRDefault="00D861A9" w:rsidP="00D861A9">
      <w:pPr>
        <w:pStyle w:val="1"/>
        <w:spacing w:before="0" w:after="0" w:line="240" w:lineRule="auto"/>
        <w:jc w:val="both"/>
        <w:rPr>
          <w:rFonts w:ascii="Times New Roman" w:hAnsi="Times New Roman" w:cs="Times New Roman"/>
          <w:i/>
          <w:iCs/>
          <w:color w:val="auto"/>
          <w:sz w:val="24"/>
          <w:szCs w:val="24"/>
        </w:rPr>
      </w:pPr>
      <w:bookmarkStart w:id="101" w:name="_Toc181263067"/>
      <w:r w:rsidRPr="00BC6FB3">
        <w:rPr>
          <w:rFonts w:ascii="Times New Roman" w:hAnsi="Times New Roman" w:cs="Times New Roman"/>
          <w:i/>
          <w:iCs/>
          <w:color w:val="auto"/>
          <w:sz w:val="24"/>
          <w:szCs w:val="24"/>
        </w:rPr>
        <w:lastRenderedPageBreak/>
        <w:t>6.</w:t>
      </w:r>
      <w:r w:rsidR="00EF6AE5" w:rsidRPr="00812E8C">
        <w:rPr>
          <w:rFonts w:ascii="Times New Roman" w:hAnsi="Times New Roman" w:cs="Times New Roman"/>
          <w:i/>
          <w:iCs/>
          <w:color w:val="auto"/>
          <w:sz w:val="24"/>
          <w:szCs w:val="24"/>
        </w:rPr>
        <w:t>1</w:t>
      </w:r>
      <w:r w:rsidRPr="00BC6FB3">
        <w:rPr>
          <w:rFonts w:ascii="Times New Roman" w:hAnsi="Times New Roman" w:cs="Times New Roman"/>
          <w:i/>
          <w:iCs/>
          <w:color w:val="auto"/>
          <w:sz w:val="24"/>
          <w:szCs w:val="24"/>
        </w:rPr>
        <w:t xml:space="preserve"> Процесс интеграции данных между АСКОУ ARG и 1С: </w:t>
      </w:r>
      <w:r w:rsidR="00FA1832">
        <w:rPr>
          <w:rFonts w:ascii="Times New Roman" w:hAnsi="Times New Roman" w:cs="Times New Roman"/>
          <w:i/>
          <w:iCs/>
          <w:color w:val="auto"/>
          <w:sz w:val="24"/>
          <w:szCs w:val="24"/>
        </w:rPr>
        <w:t>УПП</w:t>
      </w:r>
      <w:bookmarkEnd w:id="101"/>
    </w:p>
    <w:p w14:paraId="45A59E53" w14:textId="02788B08" w:rsidR="00D861A9" w:rsidRPr="00BC6FB3" w:rsidRDefault="00D861A9" w:rsidP="00D861A9">
      <w:pPr>
        <w:pStyle w:val="1"/>
        <w:spacing w:before="0" w:after="0" w:line="240" w:lineRule="auto"/>
        <w:rPr>
          <w:rFonts w:ascii="Times New Roman" w:hAnsi="Times New Roman" w:cs="Times New Roman"/>
          <w:i/>
          <w:iCs/>
          <w:color w:val="auto"/>
          <w:sz w:val="24"/>
          <w:szCs w:val="24"/>
        </w:rPr>
      </w:pPr>
      <w:bookmarkStart w:id="102" w:name="_Toc181263068"/>
      <w:r w:rsidRPr="00BC6FB3">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1.1</w:t>
      </w:r>
      <w:r w:rsidRPr="00BC6FB3">
        <w:rPr>
          <w:rFonts w:ascii="Times New Roman" w:hAnsi="Times New Roman" w:cs="Times New Roman"/>
          <w:i/>
          <w:iCs/>
          <w:color w:val="auto"/>
          <w:sz w:val="24"/>
          <w:szCs w:val="24"/>
        </w:rPr>
        <w:t xml:space="preserve"> Цели и задачи интеграции</w:t>
      </w:r>
      <w:bookmarkEnd w:id="102"/>
    </w:p>
    <w:p w14:paraId="3F13FA01" w14:textId="77777777" w:rsidR="00F7223A" w:rsidRPr="00F7223A" w:rsidRDefault="00F7223A" w:rsidP="00D15D25">
      <w:pPr>
        <w:ind w:firstLine="567"/>
        <w:rPr>
          <w:rStyle w:val="af7"/>
          <w:rFonts w:ascii="Times New Roman" w:hAnsi="Times New Roman" w:cs="Times New Roman"/>
          <w:color w:val="auto"/>
          <w:sz w:val="24"/>
          <w:szCs w:val="24"/>
        </w:rPr>
      </w:pPr>
      <w:bookmarkStart w:id="103" w:name="_Toc180047999"/>
      <w:r w:rsidRPr="00F7223A">
        <w:rPr>
          <w:rStyle w:val="af7"/>
          <w:rFonts w:ascii="Times New Roman" w:hAnsi="Times New Roman" w:cs="Times New Roman"/>
          <w:color w:val="auto"/>
          <w:sz w:val="24"/>
          <w:szCs w:val="24"/>
        </w:rPr>
        <w:t>Интеграция систем предназначена:</w:t>
      </w:r>
      <w:bookmarkEnd w:id="103"/>
    </w:p>
    <w:p w14:paraId="7C6AC35D" w14:textId="6159D2B1" w:rsidR="00F7223A" w:rsidRPr="00D15D25" w:rsidRDefault="00F7223A" w:rsidP="009C32B8">
      <w:pPr>
        <w:pStyle w:val="af4"/>
        <w:numPr>
          <w:ilvl w:val="0"/>
          <w:numId w:val="22"/>
        </w:numPr>
        <w:tabs>
          <w:tab w:val="left" w:pos="851"/>
        </w:tabs>
        <w:ind w:left="0" w:firstLine="567"/>
        <w:jc w:val="both"/>
        <w:rPr>
          <w:rStyle w:val="af7"/>
          <w:rFonts w:ascii="Times New Roman" w:hAnsi="Times New Roman" w:cs="Times New Roman"/>
          <w:color w:val="auto"/>
          <w:sz w:val="24"/>
          <w:szCs w:val="24"/>
        </w:rPr>
      </w:pPr>
      <w:bookmarkStart w:id="104" w:name="_Toc180048000"/>
      <w:r w:rsidRPr="00D15D25">
        <w:rPr>
          <w:rStyle w:val="af7"/>
          <w:rFonts w:ascii="Times New Roman" w:hAnsi="Times New Roman" w:cs="Times New Roman"/>
          <w:color w:val="auto"/>
          <w:sz w:val="24"/>
          <w:szCs w:val="24"/>
        </w:rPr>
        <w:t>для выгрузки справочных данных по ОС и ТМЦ, а также данных по движениям и остаткам ОС и ТМЦ из 1С УПП в систему АСКОУ</w:t>
      </w:r>
      <w:r w:rsidR="00866DE2">
        <w:rPr>
          <w:rStyle w:val="af7"/>
          <w:rFonts w:ascii="Times New Roman" w:hAnsi="Times New Roman" w:cs="Times New Roman"/>
          <w:color w:val="auto"/>
          <w:sz w:val="24"/>
          <w:szCs w:val="24"/>
        </w:rPr>
        <w:t xml:space="preserve"> </w:t>
      </w:r>
      <w:r w:rsidR="00866DE2" w:rsidRPr="00866DE2">
        <w:rPr>
          <w:rStyle w:val="af7"/>
          <w:rFonts w:ascii="Times New Roman" w:hAnsi="Times New Roman" w:cs="Times New Roman"/>
          <w:color w:val="auto"/>
          <w:sz w:val="24"/>
          <w:szCs w:val="24"/>
        </w:rPr>
        <w:t>ARG</w:t>
      </w:r>
      <w:r w:rsidRPr="00D15D25">
        <w:rPr>
          <w:rStyle w:val="af7"/>
          <w:rFonts w:ascii="Times New Roman" w:hAnsi="Times New Roman" w:cs="Times New Roman"/>
          <w:color w:val="auto"/>
          <w:sz w:val="24"/>
          <w:szCs w:val="24"/>
        </w:rPr>
        <w:t>;</w:t>
      </w:r>
      <w:bookmarkEnd w:id="104"/>
    </w:p>
    <w:p w14:paraId="26D5C02C" w14:textId="3F9F02D1" w:rsidR="00F7223A" w:rsidRDefault="00F7223A" w:rsidP="009C32B8">
      <w:pPr>
        <w:pStyle w:val="af4"/>
        <w:numPr>
          <w:ilvl w:val="0"/>
          <w:numId w:val="22"/>
        </w:numPr>
        <w:tabs>
          <w:tab w:val="left" w:pos="851"/>
        </w:tabs>
        <w:ind w:left="0" w:firstLine="567"/>
        <w:jc w:val="both"/>
        <w:rPr>
          <w:rStyle w:val="af7"/>
          <w:rFonts w:ascii="Times New Roman" w:hAnsi="Times New Roman" w:cs="Times New Roman"/>
          <w:color w:val="auto"/>
          <w:sz w:val="24"/>
          <w:szCs w:val="24"/>
        </w:rPr>
      </w:pPr>
      <w:bookmarkStart w:id="105" w:name="_Toc180048001"/>
      <w:r w:rsidRPr="00D15D25">
        <w:rPr>
          <w:rStyle w:val="af7"/>
          <w:rFonts w:ascii="Times New Roman" w:hAnsi="Times New Roman" w:cs="Times New Roman"/>
          <w:color w:val="auto"/>
          <w:sz w:val="24"/>
          <w:szCs w:val="24"/>
        </w:rPr>
        <w:t xml:space="preserve">для выгрузки данных по результатам проведения инвентаризации в виде актов инвентаризации из АСКОУ </w:t>
      </w:r>
      <w:r w:rsidR="00FA4FD3" w:rsidRPr="00866DE2">
        <w:rPr>
          <w:rStyle w:val="af7"/>
          <w:rFonts w:ascii="Times New Roman" w:hAnsi="Times New Roman" w:cs="Times New Roman"/>
          <w:color w:val="auto"/>
          <w:sz w:val="24"/>
          <w:szCs w:val="24"/>
        </w:rPr>
        <w:t xml:space="preserve">ARG </w:t>
      </w:r>
      <w:r w:rsidR="00FA4FD3">
        <w:rPr>
          <w:rStyle w:val="af7"/>
          <w:rFonts w:ascii="Times New Roman" w:hAnsi="Times New Roman" w:cs="Times New Roman"/>
          <w:color w:val="auto"/>
          <w:sz w:val="24"/>
          <w:szCs w:val="24"/>
        </w:rPr>
        <w:t>в</w:t>
      </w:r>
      <w:r w:rsidRPr="00D15D25">
        <w:rPr>
          <w:rStyle w:val="af7"/>
          <w:rFonts w:ascii="Times New Roman" w:hAnsi="Times New Roman" w:cs="Times New Roman"/>
          <w:color w:val="auto"/>
          <w:sz w:val="24"/>
          <w:szCs w:val="24"/>
        </w:rPr>
        <w:t xml:space="preserve"> 1С УПП.</w:t>
      </w:r>
      <w:bookmarkEnd w:id="105"/>
    </w:p>
    <w:p w14:paraId="49665957" w14:textId="26D6CB69" w:rsidR="00866DE2" w:rsidRPr="00D15D25" w:rsidRDefault="00866DE2" w:rsidP="00866DE2">
      <w:pPr>
        <w:pStyle w:val="af4"/>
        <w:tabs>
          <w:tab w:val="left" w:pos="851"/>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В момент проведения интеграции </w:t>
      </w:r>
      <w:r w:rsidRPr="00D15D25">
        <w:rPr>
          <w:rStyle w:val="af7"/>
          <w:rFonts w:ascii="Times New Roman" w:hAnsi="Times New Roman" w:cs="Times New Roman"/>
          <w:color w:val="auto"/>
          <w:sz w:val="24"/>
          <w:szCs w:val="24"/>
        </w:rPr>
        <w:t xml:space="preserve">АСКОУ </w:t>
      </w:r>
      <w:r w:rsidRPr="00866DE2">
        <w:rPr>
          <w:rStyle w:val="af7"/>
          <w:rFonts w:ascii="Times New Roman" w:hAnsi="Times New Roman" w:cs="Times New Roman"/>
          <w:color w:val="auto"/>
          <w:sz w:val="24"/>
          <w:szCs w:val="24"/>
        </w:rPr>
        <w:t xml:space="preserve">ARG </w:t>
      </w:r>
      <w:r>
        <w:rPr>
          <w:rStyle w:val="af7"/>
          <w:rFonts w:ascii="Times New Roman" w:hAnsi="Times New Roman" w:cs="Times New Roman"/>
          <w:color w:val="auto"/>
          <w:sz w:val="24"/>
          <w:szCs w:val="24"/>
        </w:rPr>
        <w:t>и</w:t>
      </w:r>
      <w:r w:rsidRPr="00D15D25">
        <w:rPr>
          <w:rStyle w:val="af7"/>
          <w:rFonts w:ascii="Times New Roman" w:hAnsi="Times New Roman" w:cs="Times New Roman"/>
          <w:color w:val="auto"/>
          <w:sz w:val="24"/>
          <w:szCs w:val="24"/>
        </w:rPr>
        <w:t xml:space="preserve"> 1С УПП</w:t>
      </w:r>
      <w:r>
        <w:rPr>
          <w:rStyle w:val="af7"/>
          <w:rFonts w:ascii="Times New Roman" w:hAnsi="Times New Roman" w:cs="Times New Roman"/>
          <w:color w:val="auto"/>
          <w:sz w:val="24"/>
          <w:szCs w:val="24"/>
        </w:rPr>
        <w:t xml:space="preserve"> информация в данном техническом задании будет дополнятся. (Настройка порядка работ, передача справочников, обмен данными и др.)</w:t>
      </w:r>
      <w:r w:rsidR="00EC5950">
        <w:rPr>
          <w:rStyle w:val="af7"/>
          <w:rFonts w:ascii="Times New Roman" w:hAnsi="Times New Roman" w:cs="Times New Roman"/>
          <w:color w:val="auto"/>
          <w:sz w:val="24"/>
          <w:szCs w:val="24"/>
        </w:rPr>
        <w:t>.</w:t>
      </w:r>
    </w:p>
    <w:p w14:paraId="2A485A33" w14:textId="33420B63" w:rsidR="00D861A9" w:rsidRPr="00F7223A" w:rsidRDefault="00D861A9" w:rsidP="00D861A9">
      <w:pPr>
        <w:pStyle w:val="1"/>
        <w:spacing w:before="0" w:after="0" w:line="240" w:lineRule="auto"/>
        <w:rPr>
          <w:rFonts w:ascii="Times New Roman" w:hAnsi="Times New Roman" w:cs="Times New Roman"/>
          <w:i/>
          <w:iCs/>
          <w:color w:val="auto"/>
          <w:sz w:val="24"/>
          <w:szCs w:val="24"/>
        </w:rPr>
      </w:pPr>
      <w:bookmarkStart w:id="106" w:name="_Toc181263069"/>
      <w:r w:rsidRPr="00F7223A">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1.2</w:t>
      </w:r>
      <w:r w:rsidRPr="00F7223A">
        <w:rPr>
          <w:rFonts w:ascii="Times New Roman" w:hAnsi="Times New Roman" w:cs="Times New Roman"/>
          <w:i/>
          <w:iCs/>
          <w:color w:val="auto"/>
          <w:sz w:val="24"/>
          <w:szCs w:val="24"/>
        </w:rPr>
        <w:t xml:space="preserve"> Основные типы данных для интеграции</w:t>
      </w:r>
      <w:bookmarkEnd w:id="106"/>
    </w:p>
    <w:p w14:paraId="21B3FB76" w14:textId="5960244C" w:rsidR="00D861A9" w:rsidRDefault="00866DE2" w:rsidP="009C32B8">
      <w:pPr>
        <w:numPr>
          <w:ilvl w:val="0"/>
          <w:numId w:val="11"/>
        </w:numPr>
        <w:tabs>
          <w:tab w:val="left" w:pos="851"/>
        </w:tabs>
        <w:spacing w:line="240" w:lineRule="auto"/>
        <w:ind w:left="0" w:firstLine="567"/>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справочники - </w:t>
      </w:r>
      <w:r w:rsidR="00D861A9" w:rsidRPr="00D15D25">
        <w:rPr>
          <w:rFonts w:ascii="Times New Roman" w:hAnsi="Times New Roman" w:cs="Times New Roman"/>
          <w:b w:val="0"/>
          <w:bCs/>
          <w:color w:val="auto"/>
          <w:sz w:val="24"/>
          <w:szCs w:val="24"/>
        </w:rPr>
        <w:t>данные о товарах, материалах</w:t>
      </w:r>
      <w:r w:rsidR="00216375" w:rsidRPr="00D15D25">
        <w:rPr>
          <w:rFonts w:ascii="Times New Roman" w:hAnsi="Times New Roman" w:cs="Times New Roman"/>
          <w:b w:val="0"/>
          <w:bCs/>
          <w:color w:val="auto"/>
          <w:sz w:val="24"/>
          <w:szCs w:val="24"/>
        </w:rPr>
        <w:t>, объектах ОС</w:t>
      </w:r>
      <w:r w:rsidR="00D861A9" w:rsidRPr="00D15D25">
        <w:rPr>
          <w:rFonts w:ascii="Times New Roman" w:hAnsi="Times New Roman" w:cs="Times New Roman"/>
          <w:b w:val="0"/>
          <w:bCs/>
          <w:color w:val="auto"/>
          <w:sz w:val="24"/>
          <w:szCs w:val="24"/>
        </w:rPr>
        <w:t xml:space="preserve"> (</w:t>
      </w:r>
      <w:r w:rsidR="00F7223A" w:rsidRPr="00D15D25">
        <w:rPr>
          <w:rFonts w:ascii="Times New Roman" w:hAnsi="Times New Roman" w:cs="Times New Roman"/>
          <w:b w:val="0"/>
          <w:bCs/>
          <w:color w:val="auto"/>
          <w:sz w:val="24"/>
          <w:szCs w:val="24"/>
        </w:rPr>
        <w:t>подразделение</w:t>
      </w:r>
      <w:r w:rsidR="00D861A9" w:rsidRPr="00D15D25">
        <w:rPr>
          <w:rFonts w:ascii="Times New Roman" w:hAnsi="Times New Roman" w:cs="Times New Roman"/>
          <w:b w:val="0"/>
          <w:bCs/>
          <w:color w:val="auto"/>
          <w:sz w:val="24"/>
          <w:szCs w:val="24"/>
        </w:rPr>
        <w:t xml:space="preserve">, </w:t>
      </w:r>
      <w:r w:rsidR="006F49FB">
        <w:rPr>
          <w:rFonts w:ascii="Times New Roman" w:hAnsi="Times New Roman" w:cs="Times New Roman"/>
          <w:b w:val="0"/>
          <w:bCs/>
          <w:color w:val="auto"/>
          <w:sz w:val="24"/>
          <w:szCs w:val="24"/>
          <w:lang w:val="kk-KZ"/>
        </w:rPr>
        <w:t>склад</w:t>
      </w:r>
      <w:r w:rsidR="00D861A9" w:rsidRPr="00D15D25">
        <w:rPr>
          <w:rFonts w:ascii="Times New Roman" w:hAnsi="Times New Roman" w:cs="Times New Roman"/>
          <w:b w:val="0"/>
          <w:bCs/>
          <w:color w:val="auto"/>
          <w:sz w:val="24"/>
          <w:szCs w:val="24"/>
        </w:rPr>
        <w:t>, МОЛ, номенклатура ТМЦ, или наименование)</w:t>
      </w:r>
      <w:r w:rsidR="00F7223A" w:rsidRPr="00D15D25">
        <w:rPr>
          <w:rFonts w:ascii="Times New Roman" w:hAnsi="Times New Roman" w:cs="Times New Roman"/>
          <w:b w:val="0"/>
          <w:bCs/>
          <w:color w:val="auto"/>
          <w:sz w:val="24"/>
          <w:szCs w:val="24"/>
        </w:rPr>
        <w:t>.</w:t>
      </w:r>
    </w:p>
    <w:p w14:paraId="3B83C54A" w14:textId="02FE6A70" w:rsidR="00D15D25" w:rsidRDefault="00D861A9" w:rsidP="009C32B8">
      <w:pPr>
        <w:numPr>
          <w:ilvl w:val="0"/>
          <w:numId w:val="11"/>
        </w:numPr>
        <w:tabs>
          <w:tab w:val="left" w:pos="851"/>
        </w:tabs>
        <w:spacing w:line="240" w:lineRule="auto"/>
        <w:ind w:left="0" w:firstLine="567"/>
        <w:jc w:val="both"/>
        <w:rPr>
          <w:rFonts w:ascii="Times New Roman" w:hAnsi="Times New Roman" w:cs="Times New Roman"/>
          <w:b w:val="0"/>
          <w:bCs/>
          <w:color w:val="auto"/>
          <w:sz w:val="24"/>
          <w:szCs w:val="24"/>
        </w:rPr>
      </w:pPr>
      <w:r w:rsidRPr="00D15D25">
        <w:rPr>
          <w:rFonts w:ascii="Times New Roman" w:hAnsi="Times New Roman" w:cs="Times New Roman"/>
          <w:b w:val="0"/>
          <w:bCs/>
          <w:color w:val="auto"/>
          <w:sz w:val="24"/>
          <w:szCs w:val="24"/>
        </w:rPr>
        <w:t>остатки на складах.</w:t>
      </w:r>
    </w:p>
    <w:p w14:paraId="7545F3D2" w14:textId="000C1E9C"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tbl>
      <w:tblPr>
        <w:tblStyle w:val="ae"/>
        <w:tblW w:w="10065" w:type="dxa"/>
        <w:tblInd w:w="-5" w:type="dxa"/>
        <w:tblLook w:val="04A0" w:firstRow="1" w:lastRow="0" w:firstColumn="1" w:lastColumn="0" w:noHBand="0" w:noVBand="1"/>
      </w:tblPr>
      <w:tblGrid>
        <w:gridCol w:w="493"/>
        <w:gridCol w:w="4894"/>
        <w:gridCol w:w="4678"/>
      </w:tblGrid>
      <w:tr w:rsidR="007C7B5F" w14:paraId="22509079" w14:textId="44EED81B" w:rsidTr="007C7B5F">
        <w:tc>
          <w:tcPr>
            <w:tcW w:w="10065" w:type="dxa"/>
            <w:gridSpan w:val="3"/>
            <w:shd w:val="clear" w:color="auto" w:fill="BFBFBF" w:themeFill="background1" w:themeFillShade="BF"/>
          </w:tcPr>
          <w:p w14:paraId="310B8741" w14:textId="77777777" w:rsidR="007C7B5F" w:rsidRPr="00557C1A" w:rsidRDefault="007C7B5F" w:rsidP="00565C50">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Основные средства</w:t>
            </w:r>
          </w:p>
        </w:tc>
      </w:tr>
      <w:tr w:rsidR="007C7B5F" w14:paraId="473BB2D8" w14:textId="0D974E61" w:rsidTr="007C7B5F">
        <w:tc>
          <w:tcPr>
            <w:tcW w:w="493" w:type="dxa"/>
            <w:shd w:val="clear" w:color="auto" w:fill="BFBFBF" w:themeFill="background1" w:themeFillShade="BF"/>
          </w:tcPr>
          <w:p w14:paraId="07C32CDB" w14:textId="77777777" w:rsidR="007C7B5F" w:rsidRPr="00557C1A" w:rsidRDefault="007C7B5F" w:rsidP="007C7B5F">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4" w:type="dxa"/>
            <w:shd w:val="clear" w:color="auto" w:fill="BFBFBF" w:themeFill="background1" w:themeFillShade="BF"/>
          </w:tcPr>
          <w:p w14:paraId="659C7831" w14:textId="7693C048" w:rsidR="007C7B5F" w:rsidRPr="00557C1A" w:rsidRDefault="007C7B5F" w:rsidP="007C7B5F">
            <w:pPr>
              <w:tabs>
                <w:tab w:val="left" w:pos="851"/>
              </w:tabs>
              <w:jc w:val="center"/>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Реквизитный состав 1С: УПП</w:t>
            </w:r>
          </w:p>
        </w:tc>
        <w:tc>
          <w:tcPr>
            <w:tcW w:w="4678" w:type="dxa"/>
            <w:shd w:val="clear" w:color="auto" w:fill="BFBFBF" w:themeFill="background1" w:themeFillShade="BF"/>
          </w:tcPr>
          <w:p w14:paraId="3EBBD734" w14:textId="67BF3123" w:rsidR="007C7B5F" w:rsidRPr="00557C1A" w:rsidRDefault="007C7B5F" w:rsidP="007C7B5F">
            <w:pPr>
              <w:tabs>
                <w:tab w:val="left" w:pos="851"/>
              </w:tabs>
              <w:jc w:val="center"/>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r>
      <w:tr w:rsidR="007C7B5F" w14:paraId="3B0F5FE6" w14:textId="11ECC16E" w:rsidTr="007C7B5F">
        <w:tc>
          <w:tcPr>
            <w:tcW w:w="493" w:type="dxa"/>
            <w:vAlign w:val="center"/>
          </w:tcPr>
          <w:p w14:paraId="5848D0D9"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4" w:type="dxa"/>
            <w:vAlign w:val="center"/>
          </w:tcPr>
          <w:p w14:paraId="7C810080" w14:textId="2CCCFE0F"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Инвентарный номер ОС</w:t>
            </w:r>
          </w:p>
        </w:tc>
        <w:tc>
          <w:tcPr>
            <w:tcW w:w="4678" w:type="dxa"/>
            <w:vAlign w:val="center"/>
          </w:tcPr>
          <w:p w14:paraId="7BFD2F60" w14:textId="2F11E19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w:t>
            </w:r>
          </w:p>
        </w:tc>
      </w:tr>
      <w:tr w:rsidR="007C7B5F" w14:paraId="16490C02" w14:textId="28626739" w:rsidTr="007C7B5F">
        <w:tc>
          <w:tcPr>
            <w:tcW w:w="493" w:type="dxa"/>
            <w:vAlign w:val="center"/>
          </w:tcPr>
          <w:p w14:paraId="57DED54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4" w:type="dxa"/>
            <w:vAlign w:val="center"/>
          </w:tcPr>
          <w:p w14:paraId="1AA976D0" w14:textId="5C0919A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Основное средство</w:t>
            </w:r>
          </w:p>
        </w:tc>
        <w:tc>
          <w:tcPr>
            <w:tcW w:w="4678" w:type="dxa"/>
            <w:vAlign w:val="center"/>
          </w:tcPr>
          <w:p w14:paraId="723FD7DC" w14:textId="5EC437D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Наименование ОС</w:t>
            </w:r>
          </w:p>
        </w:tc>
      </w:tr>
      <w:tr w:rsidR="007C7B5F" w14:paraId="36FEDFC5" w14:textId="4EAED1D7" w:rsidTr="007C7B5F">
        <w:tc>
          <w:tcPr>
            <w:tcW w:w="493" w:type="dxa"/>
            <w:vAlign w:val="center"/>
          </w:tcPr>
          <w:p w14:paraId="0B5E7096"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94" w:type="dxa"/>
            <w:vAlign w:val="center"/>
          </w:tcPr>
          <w:p w14:paraId="4111E563" w14:textId="28A0459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Полное наименование</w:t>
            </w:r>
          </w:p>
        </w:tc>
        <w:tc>
          <w:tcPr>
            <w:tcW w:w="4678" w:type="dxa"/>
            <w:vAlign w:val="center"/>
          </w:tcPr>
          <w:p w14:paraId="6699D7F6" w14:textId="1B9E7A9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Полное наименование</w:t>
            </w:r>
          </w:p>
        </w:tc>
      </w:tr>
      <w:tr w:rsidR="007C7B5F" w14:paraId="15CF4493" w14:textId="705ACA75" w:rsidTr="007C7B5F">
        <w:tc>
          <w:tcPr>
            <w:tcW w:w="493" w:type="dxa"/>
            <w:vAlign w:val="center"/>
          </w:tcPr>
          <w:p w14:paraId="6ADB5584" w14:textId="77777777"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4</w:t>
            </w:r>
          </w:p>
        </w:tc>
        <w:tc>
          <w:tcPr>
            <w:tcW w:w="4894" w:type="dxa"/>
            <w:vAlign w:val="center"/>
          </w:tcPr>
          <w:p w14:paraId="7B6C97B2" w14:textId="29D2EA79" w:rsidR="007C7B5F" w:rsidRPr="00965821" w:rsidRDefault="007C7B5F" w:rsidP="007C7B5F">
            <w:pPr>
              <w:tabs>
                <w:tab w:val="left" w:pos="851"/>
              </w:tabs>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GUID</w:t>
            </w:r>
          </w:p>
        </w:tc>
        <w:tc>
          <w:tcPr>
            <w:tcW w:w="4678" w:type="dxa"/>
            <w:vAlign w:val="center"/>
          </w:tcPr>
          <w:p w14:paraId="1004737D" w14:textId="2F89499F" w:rsidR="007C7B5F" w:rsidRPr="00965821" w:rsidRDefault="007C7B5F" w:rsidP="007C7B5F">
            <w:pPr>
              <w:tabs>
                <w:tab w:val="left" w:pos="851"/>
              </w:tabs>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GUID</w:t>
            </w:r>
          </w:p>
        </w:tc>
      </w:tr>
      <w:tr w:rsidR="007C7B5F" w14:paraId="56328658" w14:textId="6E113F28" w:rsidTr="007C7B5F">
        <w:tc>
          <w:tcPr>
            <w:tcW w:w="493" w:type="dxa"/>
            <w:vAlign w:val="center"/>
          </w:tcPr>
          <w:p w14:paraId="4B867DCA" w14:textId="77777777"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5</w:t>
            </w:r>
          </w:p>
        </w:tc>
        <w:tc>
          <w:tcPr>
            <w:tcW w:w="4894" w:type="dxa"/>
            <w:vAlign w:val="center"/>
          </w:tcPr>
          <w:p w14:paraId="019485AE" w14:textId="40DA306E" w:rsidR="007C7B5F" w:rsidRPr="00945E85" w:rsidRDefault="007C7B5F" w:rsidP="007C7B5F">
            <w:pPr>
              <w:tabs>
                <w:tab w:val="left" w:pos="851"/>
              </w:tabs>
              <w:rPr>
                <w:rFonts w:ascii="Times New Roman" w:hAnsi="Times New Roman" w:cs="Times New Roman"/>
                <w:bCs/>
                <w:color w:val="auto"/>
                <w:sz w:val="24"/>
                <w:szCs w:val="24"/>
              </w:rPr>
            </w:pPr>
            <w:r>
              <w:rPr>
                <w:rFonts w:ascii="Times New Roman" w:hAnsi="Times New Roman" w:cs="Times New Roman"/>
                <w:b w:val="0"/>
                <w:bCs/>
                <w:color w:val="auto"/>
                <w:sz w:val="24"/>
                <w:szCs w:val="24"/>
                <w:lang w:val="kk-KZ"/>
              </w:rPr>
              <w:t>Дата</w:t>
            </w:r>
          </w:p>
        </w:tc>
        <w:tc>
          <w:tcPr>
            <w:tcW w:w="4678" w:type="dxa"/>
            <w:vAlign w:val="center"/>
          </w:tcPr>
          <w:p w14:paraId="39D908C7" w14:textId="1D6DFAF6" w:rsidR="007C7B5F" w:rsidRPr="004B5EE9" w:rsidRDefault="007C7B5F" w:rsidP="007C7B5F">
            <w:pPr>
              <w:tabs>
                <w:tab w:val="left" w:pos="851"/>
              </w:tabs>
              <w:rPr>
                <w:rFonts w:ascii="Times New Roman" w:hAnsi="Times New Roman" w:cs="Times New Roman"/>
                <w:b w:val="0"/>
                <w:bCs/>
                <w:color w:val="auto"/>
                <w:sz w:val="24"/>
                <w:szCs w:val="24"/>
                <w:lang w:val="kk-KZ"/>
              </w:rPr>
            </w:pPr>
            <w:r w:rsidRPr="00945E85">
              <w:rPr>
                <w:rFonts w:ascii="Times New Roman" w:eastAsia="Times New Roman" w:hAnsi="Times New Roman" w:cs="Times New Roman"/>
                <w:b w:val="0"/>
                <w:bCs/>
                <w:color w:val="auto"/>
                <w:sz w:val="24"/>
                <w:szCs w:val="24"/>
              </w:rPr>
              <w:t>Дата ввода в эксплуатацию</w:t>
            </w:r>
          </w:p>
        </w:tc>
      </w:tr>
      <w:tr w:rsidR="007C7B5F" w14:paraId="537FCF53" w14:textId="683E78BB" w:rsidTr="007C7B5F">
        <w:tc>
          <w:tcPr>
            <w:tcW w:w="493" w:type="dxa"/>
            <w:vAlign w:val="center"/>
          </w:tcPr>
          <w:p w14:paraId="6B58D148"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6</w:t>
            </w:r>
          </w:p>
        </w:tc>
        <w:tc>
          <w:tcPr>
            <w:tcW w:w="4894" w:type="dxa"/>
            <w:vAlign w:val="center"/>
          </w:tcPr>
          <w:p w14:paraId="4961A5E6" w14:textId="1F4172BB" w:rsidR="007C7B5F" w:rsidRPr="00965821" w:rsidRDefault="007C7B5F" w:rsidP="007C7B5F">
            <w:pPr>
              <w:tabs>
                <w:tab w:val="left" w:pos="851"/>
              </w:tabs>
              <w:rPr>
                <w:rFonts w:ascii="Times New Roman" w:eastAsia="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Дата</w:t>
            </w:r>
          </w:p>
        </w:tc>
        <w:tc>
          <w:tcPr>
            <w:tcW w:w="4678" w:type="dxa"/>
            <w:vAlign w:val="center"/>
          </w:tcPr>
          <w:p w14:paraId="42265460" w14:textId="6F9C5149" w:rsid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eastAsia="Times New Roman" w:hAnsi="Times New Roman" w:cs="Times New Roman"/>
                <w:b w:val="0"/>
                <w:bCs/>
                <w:color w:val="auto"/>
                <w:sz w:val="24"/>
                <w:szCs w:val="24"/>
              </w:rPr>
              <w:t>Дата</w:t>
            </w:r>
          </w:p>
        </w:tc>
      </w:tr>
      <w:tr w:rsidR="007C7B5F" w14:paraId="590E520E" w14:textId="0F3999A0" w:rsidTr="007C7B5F">
        <w:tc>
          <w:tcPr>
            <w:tcW w:w="493" w:type="dxa"/>
            <w:vAlign w:val="center"/>
          </w:tcPr>
          <w:p w14:paraId="694184E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7</w:t>
            </w:r>
          </w:p>
        </w:tc>
        <w:tc>
          <w:tcPr>
            <w:tcW w:w="4894" w:type="dxa"/>
            <w:vAlign w:val="center"/>
          </w:tcPr>
          <w:p w14:paraId="1195A03D" w14:textId="5AE754CE"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Срок полезного использования, мес.</w:t>
            </w:r>
          </w:p>
        </w:tc>
        <w:tc>
          <w:tcPr>
            <w:tcW w:w="4678" w:type="dxa"/>
            <w:vAlign w:val="center"/>
          </w:tcPr>
          <w:p w14:paraId="34310EB7" w14:textId="4CFA7F2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Срок эксплуатации</w:t>
            </w:r>
          </w:p>
        </w:tc>
      </w:tr>
      <w:tr w:rsidR="007C7B5F" w14:paraId="735F6A17" w14:textId="0872D538" w:rsidTr="007C7B5F">
        <w:tc>
          <w:tcPr>
            <w:tcW w:w="493" w:type="dxa"/>
            <w:vAlign w:val="center"/>
          </w:tcPr>
          <w:p w14:paraId="156EB92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94" w:type="dxa"/>
            <w:vAlign w:val="center"/>
          </w:tcPr>
          <w:p w14:paraId="53C2E83C" w14:textId="40EC503C"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Группа ОС</w:t>
            </w:r>
          </w:p>
        </w:tc>
        <w:tc>
          <w:tcPr>
            <w:tcW w:w="4678" w:type="dxa"/>
            <w:vAlign w:val="center"/>
          </w:tcPr>
          <w:p w14:paraId="77542D6B" w14:textId="50234F30"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Группа ОС</w:t>
            </w:r>
          </w:p>
        </w:tc>
      </w:tr>
      <w:tr w:rsidR="007C7B5F" w14:paraId="7FA21422" w14:textId="673F86BE" w:rsidTr="007C7B5F">
        <w:tc>
          <w:tcPr>
            <w:tcW w:w="493" w:type="dxa"/>
            <w:vAlign w:val="center"/>
          </w:tcPr>
          <w:p w14:paraId="2E75D6E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94" w:type="dxa"/>
            <w:vAlign w:val="center"/>
          </w:tcPr>
          <w:p w14:paraId="79C196E8" w14:textId="75A1CD56"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МОЛ (БУ)</w:t>
            </w:r>
          </w:p>
        </w:tc>
        <w:tc>
          <w:tcPr>
            <w:tcW w:w="4678" w:type="dxa"/>
            <w:vAlign w:val="center"/>
          </w:tcPr>
          <w:p w14:paraId="12C73753" w14:textId="0A8F81B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Материально ответственное лицо</w:t>
            </w:r>
          </w:p>
        </w:tc>
      </w:tr>
      <w:tr w:rsidR="007C7B5F" w14:paraId="0739236A" w14:textId="11B41034" w:rsidTr="007C7B5F">
        <w:tc>
          <w:tcPr>
            <w:tcW w:w="493" w:type="dxa"/>
            <w:vAlign w:val="center"/>
          </w:tcPr>
          <w:p w14:paraId="07EB6A4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4" w:type="dxa"/>
            <w:vAlign w:val="center"/>
          </w:tcPr>
          <w:p w14:paraId="6D588DBD" w14:textId="3E70439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Организация</w:t>
            </w:r>
          </w:p>
        </w:tc>
        <w:tc>
          <w:tcPr>
            <w:tcW w:w="4678" w:type="dxa"/>
            <w:vAlign w:val="center"/>
          </w:tcPr>
          <w:p w14:paraId="79428018" w14:textId="42AE1922"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Организация</w:t>
            </w:r>
          </w:p>
        </w:tc>
      </w:tr>
      <w:tr w:rsidR="007C7B5F" w14:paraId="55BAB33B" w14:textId="429C5BE1" w:rsidTr="007C7B5F">
        <w:tc>
          <w:tcPr>
            <w:tcW w:w="493" w:type="dxa"/>
            <w:vAlign w:val="center"/>
          </w:tcPr>
          <w:p w14:paraId="36105560"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4" w:type="dxa"/>
            <w:vAlign w:val="center"/>
          </w:tcPr>
          <w:p w14:paraId="2BA822BC" w14:textId="2C07039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w:t>
            </w:r>
          </w:p>
        </w:tc>
        <w:tc>
          <w:tcPr>
            <w:tcW w:w="4678" w:type="dxa"/>
            <w:vAlign w:val="center"/>
          </w:tcPr>
          <w:p w14:paraId="6C495E7C" w14:textId="3D03849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w:t>
            </w:r>
          </w:p>
        </w:tc>
      </w:tr>
      <w:tr w:rsidR="007C7B5F" w14:paraId="01E9A936" w14:textId="07B0E67B" w:rsidTr="007C7B5F">
        <w:tc>
          <w:tcPr>
            <w:tcW w:w="493" w:type="dxa"/>
            <w:vAlign w:val="center"/>
          </w:tcPr>
          <w:p w14:paraId="767AC5C2"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4" w:type="dxa"/>
            <w:vAlign w:val="center"/>
          </w:tcPr>
          <w:p w14:paraId="5F018FD2" w14:textId="4B029DD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 организации</w:t>
            </w:r>
          </w:p>
        </w:tc>
        <w:tc>
          <w:tcPr>
            <w:tcW w:w="4678" w:type="dxa"/>
            <w:vAlign w:val="center"/>
          </w:tcPr>
          <w:p w14:paraId="59F75E4D" w14:textId="0A470DDD"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lang w:val="kk-KZ"/>
              </w:rPr>
              <w:t>Подразделение организации</w:t>
            </w:r>
            <w:r w:rsidRPr="00945E85">
              <w:rPr>
                <w:rFonts w:ascii="Times New Roman" w:eastAsia="Times New Roman" w:hAnsi="Times New Roman" w:cs="Times New Roman"/>
                <w:b w:val="0"/>
                <w:bCs/>
                <w:color w:val="auto"/>
                <w:sz w:val="24"/>
                <w:szCs w:val="24"/>
              </w:rPr>
              <w:t xml:space="preserve"> </w:t>
            </w:r>
          </w:p>
        </w:tc>
      </w:tr>
      <w:tr w:rsidR="007C7B5F" w14:paraId="2526594A" w14:textId="539975A0" w:rsidTr="007C7B5F">
        <w:tc>
          <w:tcPr>
            <w:tcW w:w="493" w:type="dxa"/>
            <w:vAlign w:val="center"/>
          </w:tcPr>
          <w:p w14:paraId="7C0D2C0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4" w:type="dxa"/>
            <w:vAlign w:val="center"/>
          </w:tcPr>
          <w:p w14:paraId="205FA161" w14:textId="62EB849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Контрагент</w:t>
            </w:r>
          </w:p>
        </w:tc>
        <w:tc>
          <w:tcPr>
            <w:tcW w:w="4678" w:type="dxa"/>
            <w:vAlign w:val="center"/>
          </w:tcPr>
          <w:p w14:paraId="0FBEC8B4" w14:textId="6A258BF1" w:rsidR="007C7B5F" w:rsidRPr="004B5EE9" w:rsidRDefault="007C7B5F" w:rsidP="007C7B5F">
            <w:pPr>
              <w:tabs>
                <w:tab w:val="left" w:pos="851"/>
              </w:tabs>
              <w:rPr>
                <w:rFonts w:ascii="Times New Roman" w:hAnsi="Times New Roman" w:cs="Times New Roman"/>
                <w:b w:val="0"/>
                <w:bCs/>
                <w:color w:val="auto"/>
                <w:sz w:val="24"/>
                <w:szCs w:val="24"/>
                <w:lang w:val="kk-KZ"/>
              </w:rPr>
            </w:pPr>
            <w:r w:rsidRPr="00945E85">
              <w:rPr>
                <w:rFonts w:ascii="Times New Roman" w:eastAsia="Times New Roman" w:hAnsi="Times New Roman" w:cs="Times New Roman"/>
                <w:b w:val="0"/>
                <w:bCs/>
                <w:color w:val="auto"/>
                <w:sz w:val="24"/>
                <w:szCs w:val="24"/>
              </w:rPr>
              <w:t xml:space="preserve">Поставщик </w:t>
            </w:r>
          </w:p>
        </w:tc>
      </w:tr>
      <w:tr w:rsidR="007C7B5F" w14:paraId="42968CB6" w14:textId="2846BEF7" w:rsidTr="007C7B5F">
        <w:tc>
          <w:tcPr>
            <w:tcW w:w="493" w:type="dxa"/>
            <w:vAlign w:val="center"/>
          </w:tcPr>
          <w:p w14:paraId="4B3C32B1"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14</w:t>
            </w:r>
          </w:p>
        </w:tc>
        <w:tc>
          <w:tcPr>
            <w:tcW w:w="4894" w:type="dxa"/>
            <w:vAlign w:val="center"/>
          </w:tcPr>
          <w:p w14:paraId="5F717CBA" w14:textId="3D7698C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c>
          <w:tcPr>
            <w:tcW w:w="4678" w:type="dxa"/>
            <w:vAlign w:val="center"/>
          </w:tcPr>
          <w:p w14:paraId="1FCACFE7" w14:textId="10431860"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r>
      <w:tr w:rsidR="007C7B5F" w14:paraId="23586A1E" w14:textId="7C9D63B4" w:rsidTr="007C7B5F">
        <w:tc>
          <w:tcPr>
            <w:tcW w:w="493" w:type="dxa"/>
            <w:vAlign w:val="center"/>
          </w:tcPr>
          <w:p w14:paraId="24A0FA0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15</w:t>
            </w:r>
          </w:p>
        </w:tc>
        <w:tc>
          <w:tcPr>
            <w:tcW w:w="4894" w:type="dxa"/>
            <w:vAlign w:val="center"/>
          </w:tcPr>
          <w:p w14:paraId="4EA3FB0A" w14:textId="790AE3A1"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перемещения</w:t>
            </w:r>
          </w:p>
        </w:tc>
        <w:tc>
          <w:tcPr>
            <w:tcW w:w="4678" w:type="dxa"/>
            <w:vAlign w:val="center"/>
          </w:tcPr>
          <w:p w14:paraId="03E28015" w14:textId="66EC7CA2"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перемещения</w:t>
            </w:r>
          </w:p>
        </w:tc>
      </w:tr>
      <w:tr w:rsidR="007C7B5F" w14:paraId="20CDE381" w14:textId="4BDEC4B2" w:rsidTr="007C7B5F">
        <w:tc>
          <w:tcPr>
            <w:tcW w:w="493" w:type="dxa"/>
            <w:vAlign w:val="center"/>
          </w:tcPr>
          <w:p w14:paraId="11EBB520"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16</w:t>
            </w:r>
          </w:p>
        </w:tc>
        <w:tc>
          <w:tcPr>
            <w:tcW w:w="4894" w:type="dxa"/>
            <w:vAlign w:val="center"/>
          </w:tcPr>
          <w:p w14:paraId="1A905742" w14:textId="19764CB0"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 старый</w:t>
            </w:r>
          </w:p>
        </w:tc>
        <w:tc>
          <w:tcPr>
            <w:tcW w:w="4678" w:type="dxa"/>
            <w:vAlign w:val="center"/>
          </w:tcPr>
          <w:p w14:paraId="2E702F28" w14:textId="4F1DF02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4B5EE9">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ОС старый</w:t>
            </w:r>
            <w:r>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(при перемещении)</w:t>
            </w:r>
          </w:p>
        </w:tc>
      </w:tr>
      <w:tr w:rsidR="007C7B5F" w14:paraId="0D8C5A84" w14:textId="1B7752FA" w:rsidTr="007C7B5F">
        <w:tc>
          <w:tcPr>
            <w:tcW w:w="493" w:type="dxa"/>
            <w:vAlign w:val="center"/>
          </w:tcPr>
          <w:p w14:paraId="159D9AC4"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17</w:t>
            </w:r>
          </w:p>
        </w:tc>
        <w:tc>
          <w:tcPr>
            <w:tcW w:w="4894" w:type="dxa"/>
            <w:vAlign w:val="center"/>
          </w:tcPr>
          <w:p w14:paraId="5A470EF1" w14:textId="4A9329A3" w:rsidR="007C7B5F" w:rsidRPr="004B5EE9"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 новый</w:t>
            </w:r>
          </w:p>
        </w:tc>
        <w:tc>
          <w:tcPr>
            <w:tcW w:w="4678" w:type="dxa"/>
            <w:vAlign w:val="center"/>
          </w:tcPr>
          <w:p w14:paraId="7315272A" w14:textId="4C74E9EB"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4B5EE9">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ОС новый</w:t>
            </w:r>
            <w:r>
              <w:rPr>
                <w:rFonts w:ascii="Times New Roman" w:hAnsi="Times New Roman" w:cs="Times New Roman"/>
                <w:b w:val="0"/>
                <w:bCs/>
                <w:color w:val="auto"/>
                <w:sz w:val="24"/>
                <w:szCs w:val="24"/>
              </w:rPr>
              <w:t xml:space="preserve"> (при перемещении)</w:t>
            </w:r>
          </w:p>
        </w:tc>
      </w:tr>
      <w:tr w:rsidR="007C7B5F" w14:paraId="2BA952CE" w14:textId="46E620D7" w:rsidTr="007C7B5F">
        <w:tc>
          <w:tcPr>
            <w:tcW w:w="493" w:type="dxa"/>
            <w:vAlign w:val="center"/>
          </w:tcPr>
          <w:p w14:paraId="5C792EED"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18</w:t>
            </w:r>
          </w:p>
        </w:tc>
        <w:tc>
          <w:tcPr>
            <w:tcW w:w="4894" w:type="dxa"/>
            <w:vAlign w:val="center"/>
          </w:tcPr>
          <w:p w14:paraId="300A240C" w14:textId="3C3EB77C"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движения</w:t>
            </w:r>
          </w:p>
        </w:tc>
        <w:tc>
          <w:tcPr>
            <w:tcW w:w="4678" w:type="dxa"/>
            <w:vAlign w:val="center"/>
          </w:tcPr>
          <w:p w14:paraId="1015B40F" w14:textId="428E836A"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Событие</w:t>
            </w:r>
          </w:p>
        </w:tc>
      </w:tr>
      <w:tr w:rsidR="007C7B5F" w14:paraId="071F5BF8" w14:textId="19969769" w:rsidTr="007C7B5F">
        <w:tc>
          <w:tcPr>
            <w:tcW w:w="493" w:type="dxa"/>
            <w:vAlign w:val="center"/>
          </w:tcPr>
          <w:p w14:paraId="19DA7AE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19</w:t>
            </w:r>
          </w:p>
        </w:tc>
        <w:tc>
          <w:tcPr>
            <w:tcW w:w="4894" w:type="dxa"/>
            <w:vAlign w:val="center"/>
          </w:tcPr>
          <w:p w14:paraId="6DA905F8" w14:textId="70544E1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Причина списания</w:t>
            </w:r>
          </w:p>
        </w:tc>
        <w:tc>
          <w:tcPr>
            <w:tcW w:w="4678" w:type="dxa"/>
            <w:vAlign w:val="center"/>
          </w:tcPr>
          <w:p w14:paraId="0856DB15" w14:textId="0EB8BE6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Причина списания</w:t>
            </w:r>
          </w:p>
        </w:tc>
      </w:tr>
      <w:tr w:rsidR="007C7B5F" w14:paraId="7AF2DFF6" w14:textId="1C4B54AF" w:rsidTr="007C7B5F">
        <w:tc>
          <w:tcPr>
            <w:tcW w:w="493" w:type="dxa"/>
            <w:vAlign w:val="center"/>
          </w:tcPr>
          <w:p w14:paraId="5917FA6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20</w:t>
            </w:r>
          </w:p>
        </w:tc>
        <w:tc>
          <w:tcPr>
            <w:tcW w:w="4894" w:type="dxa"/>
            <w:vAlign w:val="center"/>
          </w:tcPr>
          <w:p w14:paraId="07EF36CA" w14:textId="606D763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Группа учета ОС</w:t>
            </w:r>
          </w:p>
        </w:tc>
        <w:tc>
          <w:tcPr>
            <w:tcW w:w="4678" w:type="dxa"/>
            <w:vAlign w:val="center"/>
          </w:tcPr>
          <w:p w14:paraId="7F159B47" w14:textId="2A7098D7"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Группа учета ОС</w:t>
            </w:r>
          </w:p>
        </w:tc>
      </w:tr>
      <w:tr w:rsidR="007C7B5F" w14:paraId="65CE543F" w14:textId="41E8561B" w:rsidTr="007C7B5F">
        <w:tc>
          <w:tcPr>
            <w:tcW w:w="493" w:type="dxa"/>
            <w:vAlign w:val="center"/>
          </w:tcPr>
          <w:p w14:paraId="5286D33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21</w:t>
            </w:r>
          </w:p>
        </w:tc>
        <w:tc>
          <w:tcPr>
            <w:tcW w:w="4894" w:type="dxa"/>
            <w:vAlign w:val="center"/>
          </w:tcPr>
          <w:p w14:paraId="196269CF" w14:textId="3CA44154"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Классификатор группы ОС</w:t>
            </w:r>
          </w:p>
        </w:tc>
        <w:tc>
          <w:tcPr>
            <w:tcW w:w="4678" w:type="dxa"/>
            <w:vAlign w:val="center"/>
          </w:tcPr>
          <w:p w14:paraId="6F81E8D6" w14:textId="1956B475"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Классификатор группы ОС</w:t>
            </w:r>
          </w:p>
        </w:tc>
      </w:tr>
      <w:tr w:rsidR="007C7B5F" w14:paraId="36C87B6E" w14:textId="650AB3A3" w:rsidTr="007C7B5F">
        <w:tc>
          <w:tcPr>
            <w:tcW w:w="493" w:type="dxa"/>
            <w:vAlign w:val="center"/>
          </w:tcPr>
          <w:p w14:paraId="3782F47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22</w:t>
            </w:r>
          </w:p>
        </w:tc>
        <w:tc>
          <w:tcPr>
            <w:tcW w:w="4894" w:type="dxa"/>
            <w:vAlign w:val="center"/>
          </w:tcPr>
          <w:p w14:paraId="35EA4610" w14:textId="2E55B60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Код КОФ</w:t>
            </w:r>
          </w:p>
        </w:tc>
        <w:tc>
          <w:tcPr>
            <w:tcW w:w="4678" w:type="dxa"/>
            <w:vAlign w:val="center"/>
          </w:tcPr>
          <w:p w14:paraId="778EA7CE" w14:textId="564E13C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Код КОФ</w:t>
            </w:r>
          </w:p>
        </w:tc>
      </w:tr>
      <w:tr w:rsidR="007C7B5F" w14:paraId="3352F9E9" w14:textId="4A354F4C" w:rsidTr="007C7B5F">
        <w:tc>
          <w:tcPr>
            <w:tcW w:w="493" w:type="dxa"/>
            <w:vAlign w:val="center"/>
          </w:tcPr>
          <w:p w14:paraId="4433EC86"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23</w:t>
            </w:r>
          </w:p>
        </w:tc>
        <w:tc>
          <w:tcPr>
            <w:tcW w:w="4894" w:type="dxa"/>
            <w:vAlign w:val="center"/>
          </w:tcPr>
          <w:p w14:paraId="1705A80D" w14:textId="0C5A8F1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Вид задействованности актива</w:t>
            </w:r>
          </w:p>
        </w:tc>
        <w:tc>
          <w:tcPr>
            <w:tcW w:w="4678" w:type="dxa"/>
            <w:vAlign w:val="center"/>
          </w:tcPr>
          <w:p w14:paraId="4F0CA641" w14:textId="41283AD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Вид задействованности актива</w:t>
            </w:r>
          </w:p>
        </w:tc>
      </w:tr>
      <w:tr w:rsidR="007C7B5F" w14:paraId="3B58FA23" w14:textId="1EF3FD40" w:rsidTr="007C7B5F">
        <w:tc>
          <w:tcPr>
            <w:tcW w:w="493" w:type="dxa"/>
            <w:vAlign w:val="center"/>
          </w:tcPr>
          <w:p w14:paraId="114A2182"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24</w:t>
            </w:r>
          </w:p>
        </w:tc>
        <w:tc>
          <w:tcPr>
            <w:tcW w:w="4894" w:type="dxa"/>
            <w:vAlign w:val="center"/>
          </w:tcPr>
          <w:p w14:paraId="63F4451A" w14:textId="3F67452B"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Снято с учета по налогам</w:t>
            </w:r>
          </w:p>
        </w:tc>
        <w:tc>
          <w:tcPr>
            <w:tcW w:w="4678" w:type="dxa"/>
            <w:vAlign w:val="center"/>
          </w:tcPr>
          <w:p w14:paraId="2D0BDE39" w14:textId="4ED311D7"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Снято с учета по налогам</w:t>
            </w:r>
          </w:p>
        </w:tc>
      </w:tr>
      <w:tr w:rsidR="007C7B5F" w14:paraId="732C0142" w14:textId="74FCA834" w:rsidTr="007C7B5F">
        <w:tc>
          <w:tcPr>
            <w:tcW w:w="493" w:type="dxa"/>
            <w:vAlign w:val="center"/>
          </w:tcPr>
          <w:p w14:paraId="5F80EADA"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25</w:t>
            </w:r>
          </w:p>
        </w:tc>
        <w:tc>
          <w:tcPr>
            <w:tcW w:w="4894" w:type="dxa"/>
            <w:vAlign w:val="center"/>
          </w:tcPr>
          <w:p w14:paraId="6FBE9ABD" w14:textId="12604E15"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М</w:t>
            </w:r>
            <w:r w:rsidRPr="006F095F">
              <w:rPr>
                <w:rFonts w:ascii="Times New Roman" w:hAnsi="Times New Roman" w:cs="Times New Roman"/>
                <w:b w:val="0"/>
                <w:bCs/>
                <w:color w:val="auto"/>
                <w:sz w:val="24"/>
                <w:szCs w:val="24"/>
              </w:rPr>
              <w:t>одернизация</w:t>
            </w:r>
          </w:p>
        </w:tc>
        <w:tc>
          <w:tcPr>
            <w:tcW w:w="4678" w:type="dxa"/>
            <w:vAlign w:val="center"/>
          </w:tcPr>
          <w:p w14:paraId="7E4333ED" w14:textId="05FC30CD"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М</w:t>
            </w:r>
            <w:r w:rsidRPr="006F095F">
              <w:rPr>
                <w:rFonts w:ascii="Times New Roman" w:hAnsi="Times New Roman" w:cs="Times New Roman"/>
                <w:b w:val="0"/>
                <w:bCs/>
                <w:color w:val="auto"/>
                <w:sz w:val="24"/>
                <w:szCs w:val="24"/>
              </w:rPr>
              <w:t>одернизация</w:t>
            </w:r>
          </w:p>
        </w:tc>
      </w:tr>
      <w:tr w:rsidR="007C7B5F" w14:paraId="215A6228" w14:textId="403F6774" w:rsidTr="007C7B5F">
        <w:tc>
          <w:tcPr>
            <w:tcW w:w="493" w:type="dxa"/>
            <w:vAlign w:val="center"/>
          </w:tcPr>
          <w:p w14:paraId="7A392C0C"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26</w:t>
            </w:r>
          </w:p>
        </w:tc>
        <w:tc>
          <w:tcPr>
            <w:tcW w:w="4894" w:type="dxa"/>
            <w:vAlign w:val="center"/>
          </w:tcPr>
          <w:p w14:paraId="7E5BB7ED" w14:textId="36E8CF4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Подразделение(регл.)-отправитель</w:t>
            </w:r>
          </w:p>
        </w:tc>
        <w:tc>
          <w:tcPr>
            <w:tcW w:w="4678" w:type="dxa"/>
            <w:vAlign w:val="center"/>
          </w:tcPr>
          <w:p w14:paraId="1FABEAC6" w14:textId="69DCBE24"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 xml:space="preserve">Подразделение отправитель </w:t>
            </w:r>
          </w:p>
        </w:tc>
      </w:tr>
      <w:tr w:rsidR="007C7B5F" w14:paraId="1B97164C" w14:textId="087E427E" w:rsidTr="007C7B5F">
        <w:tc>
          <w:tcPr>
            <w:tcW w:w="493" w:type="dxa"/>
            <w:vAlign w:val="center"/>
          </w:tcPr>
          <w:p w14:paraId="23746329"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27</w:t>
            </w:r>
          </w:p>
        </w:tc>
        <w:tc>
          <w:tcPr>
            <w:tcW w:w="4894" w:type="dxa"/>
            <w:vAlign w:val="center"/>
          </w:tcPr>
          <w:p w14:paraId="430CF270" w14:textId="54776D14"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Подразделение(регл.)-получатель</w:t>
            </w:r>
          </w:p>
        </w:tc>
        <w:tc>
          <w:tcPr>
            <w:tcW w:w="4678" w:type="dxa"/>
            <w:vAlign w:val="center"/>
          </w:tcPr>
          <w:p w14:paraId="62BD84A8" w14:textId="1B1DDDC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 xml:space="preserve">Подразделение получатель </w:t>
            </w:r>
          </w:p>
        </w:tc>
      </w:tr>
      <w:tr w:rsidR="007C7B5F" w14:paraId="12DAC0D0" w14:textId="46F66B7F" w:rsidTr="007C7B5F">
        <w:tc>
          <w:tcPr>
            <w:tcW w:w="493" w:type="dxa"/>
            <w:vAlign w:val="center"/>
          </w:tcPr>
          <w:p w14:paraId="0E3F1F5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lastRenderedPageBreak/>
              <w:t>28</w:t>
            </w:r>
          </w:p>
        </w:tc>
        <w:tc>
          <w:tcPr>
            <w:tcW w:w="4894" w:type="dxa"/>
            <w:vAlign w:val="center"/>
          </w:tcPr>
          <w:p w14:paraId="26A28CF3" w14:textId="63D218DF"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МОЛ (регл)-отправитель</w:t>
            </w:r>
          </w:p>
        </w:tc>
        <w:tc>
          <w:tcPr>
            <w:tcW w:w="4678" w:type="dxa"/>
            <w:vAlign w:val="center"/>
          </w:tcPr>
          <w:p w14:paraId="4506042B" w14:textId="3F396C6A"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М</w:t>
            </w:r>
            <w:r w:rsidRPr="00945E85">
              <w:rPr>
                <w:rFonts w:ascii="Times New Roman" w:eastAsia="Times New Roman" w:hAnsi="Times New Roman" w:cs="Times New Roman"/>
                <w:b w:val="0"/>
                <w:bCs/>
                <w:color w:val="auto"/>
                <w:sz w:val="24"/>
                <w:szCs w:val="24"/>
              </w:rPr>
              <w:t xml:space="preserve">атериально ответственное лицо отправитель </w:t>
            </w:r>
          </w:p>
        </w:tc>
      </w:tr>
      <w:tr w:rsidR="007C7B5F" w14:paraId="39051C8C" w14:textId="2CA5B179" w:rsidTr="007C7B5F">
        <w:tc>
          <w:tcPr>
            <w:tcW w:w="493" w:type="dxa"/>
            <w:vAlign w:val="center"/>
          </w:tcPr>
          <w:p w14:paraId="6D23A13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29</w:t>
            </w:r>
          </w:p>
        </w:tc>
        <w:tc>
          <w:tcPr>
            <w:tcW w:w="4894" w:type="dxa"/>
            <w:vAlign w:val="center"/>
          </w:tcPr>
          <w:p w14:paraId="0AEC708F" w14:textId="190105FD"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«Принятие к учету», «Ввод начальных остатков ОС»</w:t>
            </w:r>
            <w:r>
              <w:rPr>
                <w:rStyle w:val="af7"/>
                <w:rFonts w:ascii="Times New Roman" w:hAnsi="Times New Roman" w:cs="Times New Roman"/>
                <w:color w:val="auto"/>
                <w:sz w:val="24"/>
                <w:szCs w:val="24"/>
              </w:rPr>
              <w:t>,</w:t>
            </w:r>
            <w:r w:rsidRPr="00945E85">
              <w:rPr>
                <w:rStyle w:val="af7"/>
                <w:rFonts w:ascii="Times New Roman" w:hAnsi="Times New Roman" w:cs="Times New Roman"/>
                <w:color w:val="auto"/>
                <w:sz w:val="24"/>
                <w:szCs w:val="24"/>
              </w:rPr>
              <w:t xml:space="preserve"> «</w:t>
            </w:r>
            <w:r>
              <w:rPr>
                <w:rStyle w:val="af7"/>
                <w:rFonts w:ascii="Times New Roman" w:hAnsi="Times New Roman" w:cs="Times New Roman"/>
                <w:color w:val="auto"/>
                <w:sz w:val="24"/>
                <w:szCs w:val="24"/>
              </w:rPr>
              <w:t>Частичное перемещение ОС</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 xml:space="preserve">, </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Реструктуризация ОС</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 xml:space="preserve">, «Модернизация», </w:t>
            </w:r>
            <w:r w:rsidRPr="00945E85">
              <w:rPr>
                <w:rFonts w:ascii="Times New Roman" w:hAnsi="Times New Roman" w:cs="Times New Roman"/>
                <w:b w:val="0"/>
                <w:bCs/>
                <w:color w:val="auto"/>
                <w:sz w:val="24"/>
                <w:szCs w:val="24"/>
              </w:rPr>
              <w:t>Поступление ТМЗ и Услуг»</w:t>
            </w:r>
          </w:p>
        </w:tc>
        <w:tc>
          <w:tcPr>
            <w:tcW w:w="4678" w:type="dxa"/>
            <w:vAlign w:val="center"/>
          </w:tcPr>
          <w:p w14:paraId="2BA6CCA2" w14:textId="1C6787DB"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оприходования ОС </w:t>
            </w:r>
          </w:p>
        </w:tc>
      </w:tr>
      <w:tr w:rsidR="007C7B5F" w14:paraId="341D28E7" w14:textId="7EB01492" w:rsidTr="007C7B5F">
        <w:tc>
          <w:tcPr>
            <w:tcW w:w="493" w:type="dxa"/>
            <w:vAlign w:val="center"/>
          </w:tcPr>
          <w:p w14:paraId="1424FB7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30</w:t>
            </w:r>
          </w:p>
        </w:tc>
        <w:tc>
          <w:tcPr>
            <w:tcW w:w="4894" w:type="dxa"/>
            <w:vAlign w:val="center"/>
          </w:tcPr>
          <w:p w14:paraId="69CF6DC0" w14:textId="4AD3A23E"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«Перемещение», «Перемещение между департаментами»</w:t>
            </w:r>
          </w:p>
        </w:tc>
        <w:tc>
          <w:tcPr>
            <w:tcW w:w="4678" w:type="dxa"/>
            <w:vAlign w:val="center"/>
          </w:tcPr>
          <w:p w14:paraId="55B24C12" w14:textId="17D4CC60"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перемещения ОС </w:t>
            </w:r>
          </w:p>
        </w:tc>
      </w:tr>
      <w:tr w:rsidR="007C7B5F" w14:paraId="6A673078" w14:textId="08E0799E" w:rsidTr="007C7B5F">
        <w:tc>
          <w:tcPr>
            <w:tcW w:w="493" w:type="dxa"/>
            <w:vAlign w:val="center"/>
          </w:tcPr>
          <w:p w14:paraId="5DB70201"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31</w:t>
            </w:r>
          </w:p>
        </w:tc>
        <w:tc>
          <w:tcPr>
            <w:tcW w:w="4894" w:type="dxa"/>
            <w:vAlign w:val="center"/>
          </w:tcPr>
          <w:p w14:paraId="50D4C345" w14:textId="59B1350C"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«Списание», «Передача»</w:t>
            </w:r>
            <w:r>
              <w:rPr>
                <w:rStyle w:val="af7"/>
                <w:rFonts w:ascii="Times New Roman" w:hAnsi="Times New Roman" w:cs="Times New Roman"/>
                <w:color w:val="auto"/>
                <w:sz w:val="24"/>
                <w:szCs w:val="24"/>
              </w:rPr>
              <w:t xml:space="preserve"> </w:t>
            </w:r>
            <w:r w:rsidRPr="00945E85">
              <w:rPr>
                <w:rStyle w:val="af7"/>
                <w:rFonts w:ascii="Times New Roman" w:hAnsi="Times New Roman" w:cs="Times New Roman"/>
                <w:color w:val="auto"/>
                <w:sz w:val="24"/>
                <w:szCs w:val="24"/>
              </w:rPr>
              <w:t>«Списание</w:t>
            </w:r>
            <w:r>
              <w:rPr>
                <w:rStyle w:val="af7"/>
                <w:rFonts w:ascii="Times New Roman" w:hAnsi="Times New Roman" w:cs="Times New Roman"/>
                <w:color w:val="auto"/>
                <w:sz w:val="24"/>
                <w:szCs w:val="24"/>
              </w:rPr>
              <w:t xml:space="preserve"> ТМЗ</w:t>
            </w:r>
            <w:r w:rsidRPr="00945E85">
              <w:rPr>
                <w:rStyle w:val="af7"/>
                <w:rFonts w:ascii="Times New Roman" w:hAnsi="Times New Roman" w:cs="Times New Roman"/>
                <w:color w:val="auto"/>
                <w:sz w:val="24"/>
                <w:szCs w:val="24"/>
              </w:rPr>
              <w:t>»</w:t>
            </w:r>
          </w:p>
        </w:tc>
        <w:tc>
          <w:tcPr>
            <w:tcW w:w="4678" w:type="dxa"/>
            <w:vAlign w:val="center"/>
          </w:tcPr>
          <w:p w14:paraId="0D53FEEB" w14:textId="692E6B99"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списания ОС </w:t>
            </w:r>
          </w:p>
        </w:tc>
      </w:tr>
      <w:tr w:rsidR="007C7B5F" w14:paraId="5BFECE98" w14:textId="77777777" w:rsidTr="007C7B5F">
        <w:tc>
          <w:tcPr>
            <w:tcW w:w="493" w:type="dxa"/>
            <w:vAlign w:val="center"/>
          </w:tcPr>
          <w:p w14:paraId="15C1200B" w14:textId="4D1015F5"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32</w:t>
            </w:r>
          </w:p>
        </w:tc>
        <w:tc>
          <w:tcPr>
            <w:tcW w:w="4894" w:type="dxa"/>
            <w:vAlign w:val="center"/>
          </w:tcPr>
          <w:p w14:paraId="2CF71306" w14:textId="7E912E1F" w:rsidR="007C7B5F" w:rsidRPr="00945E85" w:rsidRDefault="007C7B5F" w:rsidP="007C7B5F">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c>
          <w:tcPr>
            <w:tcW w:w="4678" w:type="dxa"/>
            <w:vAlign w:val="center"/>
          </w:tcPr>
          <w:p w14:paraId="1DA19C88" w14:textId="6FADF956" w:rsidR="007C7B5F" w:rsidRDefault="007C7B5F" w:rsidP="007C7B5F">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Документ «Инвентаризация</w:t>
            </w:r>
            <w:r w:rsidRPr="007C7B5F">
              <w:rPr>
                <w:rStyle w:val="af7"/>
                <w:rFonts w:ascii="Times New Roman" w:hAnsi="Times New Roman" w:cs="Times New Roman"/>
                <w:color w:val="auto"/>
                <w:sz w:val="24"/>
                <w:szCs w:val="24"/>
              </w:rPr>
              <w:t xml:space="preserve"> ОС</w:t>
            </w:r>
            <w:r>
              <w:rPr>
                <w:rStyle w:val="af7"/>
                <w:rFonts w:ascii="Times New Roman" w:hAnsi="Times New Roman" w:cs="Times New Roman"/>
                <w:color w:val="auto"/>
                <w:sz w:val="24"/>
                <w:szCs w:val="24"/>
              </w:rPr>
              <w:t>»</w:t>
            </w:r>
          </w:p>
        </w:tc>
      </w:tr>
      <w:tr w:rsidR="007C7B5F" w14:paraId="41B64A03" w14:textId="55506E85" w:rsidTr="007C7B5F">
        <w:tc>
          <w:tcPr>
            <w:tcW w:w="493" w:type="dxa"/>
            <w:vAlign w:val="center"/>
          </w:tcPr>
          <w:p w14:paraId="13BB6727" w14:textId="64F1EEA7" w:rsidR="007C7B5F" w:rsidRPr="006F09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33</w:t>
            </w:r>
          </w:p>
        </w:tc>
        <w:tc>
          <w:tcPr>
            <w:tcW w:w="4894" w:type="dxa"/>
            <w:vAlign w:val="center"/>
          </w:tcPr>
          <w:p w14:paraId="17710ACD" w14:textId="34E2CEBC" w:rsidR="007C7B5F" w:rsidRPr="006F095F" w:rsidRDefault="007C7B5F" w:rsidP="007C7B5F">
            <w:pPr>
              <w:tabs>
                <w:tab w:val="left" w:pos="851"/>
              </w:tabs>
              <w:rPr>
                <w:rFonts w:ascii="Times New Roman" w:hAnsi="Times New Roman" w:cs="Times New Roman"/>
                <w:b w:val="0"/>
                <w:bCs/>
                <w:color w:val="auto"/>
                <w:sz w:val="24"/>
                <w:szCs w:val="24"/>
              </w:rPr>
            </w:pPr>
            <w:r w:rsidRPr="006F095F">
              <w:rPr>
                <w:rFonts w:ascii="Times New Roman" w:hAnsi="Times New Roman" w:cs="Times New Roman"/>
                <w:b w:val="0"/>
                <w:bCs/>
                <w:color w:val="auto"/>
                <w:sz w:val="24"/>
                <w:szCs w:val="24"/>
              </w:rPr>
              <w:t>Справочник сотрудников</w:t>
            </w:r>
          </w:p>
        </w:tc>
        <w:tc>
          <w:tcPr>
            <w:tcW w:w="4678" w:type="dxa"/>
            <w:vAlign w:val="center"/>
          </w:tcPr>
          <w:p w14:paraId="66B826D3" w14:textId="37357CD9" w:rsidR="007C7B5F" w:rsidRPr="00945E85" w:rsidRDefault="007C7B5F" w:rsidP="007C7B5F">
            <w:pPr>
              <w:pStyle w:val="afe"/>
              <w:rPr>
                <w:rFonts w:ascii="Times New Roman" w:hAnsi="Times New Roman" w:cs="Times New Roman"/>
                <w:b w:val="0"/>
                <w:bCs/>
                <w:color w:val="auto"/>
                <w:sz w:val="24"/>
                <w:szCs w:val="24"/>
              </w:rPr>
            </w:pPr>
            <w:r w:rsidRPr="006F095F">
              <w:rPr>
                <w:rFonts w:ascii="Times New Roman" w:hAnsi="Times New Roman" w:cs="Times New Roman"/>
                <w:b w:val="0"/>
                <w:bCs/>
                <w:color w:val="auto"/>
                <w:sz w:val="24"/>
                <w:szCs w:val="24"/>
              </w:rPr>
              <w:t>Справочник сотрудников</w:t>
            </w:r>
          </w:p>
        </w:tc>
      </w:tr>
      <w:tr w:rsidR="00475B5A" w14:paraId="2BBE4A22" w14:textId="77777777" w:rsidTr="007C7B5F">
        <w:tc>
          <w:tcPr>
            <w:tcW w:w="493" w:type="dxa"/>
            <w:vAlign w:val="center"/>
          </w:tcPr>
          <w:p w14:paraId="303FE218" w14:textId="65ADED49" w:rsidR="00475B5A" w:rsidRDefault="00475B5A" w:rsidP="00475B5A">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34</w:t>
            </w:r>
          </w:p>
        </w:tc>
        <w:tc>
          <w:tcPr>
            <w:tcW w:w="4894" w:type="dxa"/>
            <w:vAlign w:val="center"/>
          </w:tcPr>
          <w:p w14:paraId="1DD18717" w14:textId="57FFFC5D" w:rsidR="00475B5A" w:rsidRPr="00475B5A" w:rsidRDefault="00475B5A" w:rsidP="00475B5A">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Количество ОС</w:t>
            </w:r>
          </w:p>
        </w:tc>
        <w:tc>
          <w:tcPr>
            <w:tcW w:w="4678" w:type="dxa"/>
            <w:vAlign w:val="center"/>
          </w:tcPr>
          <w:p w14:paraId="0A384511" w14:textId="61D1EFCF" w:rsidR="00475B5A" w:rsidRPr="00475B5A" w:rsidRDefault="00475B5A" w:rsidP="00475B5A">
            <w:pPr>
              <w:pStyle w:val="afe"/>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Количество ОС</w:t>
            </w:r>
          </w:p>
        </w:tc>
      </w:tr>
      <w:tr w:rsidR="00475B5A" w14:paraId="32C817E9" w14:textId="46FE888D" w:rsidTr="007C7B5F">
        <w:tc>
          <w:tcPr>
            <w:tcW w:w="493" w:type="dxa"/>
            <w:vAlign w:val="center"/>
          </w:tcPr>
          <w:p w14:paraId="09423B5F" w14:textId="5C74ED9F" w:rsidR="00475B5A" w:rsidRPr="00FA4FD3" w:rsidRDefault="00475B5A" w:rsidP="00475B5A">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3</w:t>
            </w:r>
            <w:r>
              <w:rPr>
                <w:rFonts w:ascii="Times New Roman" w:hAnsi="Times New Roman" w:cs="Times New Roman"/>
                <w:b w:val="0"/>
                <w:bCs/>
                <w:color w:val="auto"/>
                <w:sz w:val="24"/>
                <w:szCs w:val="24"/>
              </w:rPr>
              <w:t>5</w:t>
            </w:r>
          </w:p>
        </w:tc>
        <w:tc>
          <w:tcPr>
            <w:tcW w:w="4894" w:type="dxa"/>
            <w:vAlign w:val="center"/>
          </w:tcPr>
          <w:p w14:paraId="4CEC5CAA" w14:textId="74990857" w:rsidR="00475B5A" w:rsidRPr="00475B5A"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наличие ОС</w:t>
            </w:r>
            <w:r>
              <w:rPr>
                <w:rFonts w:ascii="Times New Roman" w:hAnsi="Times New Roman" w:cs="Times New Roman"/>
                <w:b w:val="0"/>
                <w:bCs/>
                <w:color w:val="auto"/>
                <w:sz w:val="24"/>
                <w:szCs w:val="24"/>
                <w:lang w:val="en-US"/>
              </w:rPr>
              <w:t xml:space="preserve"> (</w:t>
            </w:r>
            <w:r>
              <w:rPr>
                <w:rFonts w:ascii="Times New Roman" w:hAnsi="Times New Roman" w:cs="Times New Roman"/>
                <w:b w:val="0"/>
                <w:bCs/>
                <w:color w:val="auto"/>
                <w:sz w:val="24"/>
                <w:szCs w:val="24"/>
                <w:lang w:val="kk-KZ"/>
              </w:rPr>
              <w:t>БУ</w:t>
            </w:r>
            <w:r>
              <w:rPr>
                <w:rFonts w:ascii="Times New Roman" w:hAnsi="Times New Roman" w:cs="Times New Roman"/>
                <w:b w:val="0"/>
                <w:bCs/>
                <w:color w:val="auto"/>
                <w:sz w:val="24"/>
                <w:szCs w:val="24"/>
              </w:rPr>
              <w:t>)</w:t>
            </w:r>
          </w:p>
        </w:tc>
        <w:tc>
          <w:tcPr>
            <w:tcW w:w="4678" w:type="dxa"/>
            <w:vAlign w:val="center"/>
          </w:tcPr>
          <w:p w14:paraId="22ABC598" w14:textId="76611CC2" w:rsidR="00475B5A" w:rsidRPr="00475B5A" w:rsidRDefault="00475B5A" w:rsidP="00475B5A">
            <w:pPr>
              <w:pStyle w:val="afe"/>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количество ОС</w:t>
            </w:r>
          </w:p>
        </w:tc>
      </w:tr>
      <w:tr w:rsidR="00475B5A" w14:paraId="4A039A2A" w14:textId="224EC9F6" w:rsidTr="007C7B5F">
        <w:tc>
          <w:tcPr>
            <w:tcW w:w="493" w:type="dxa"/>
            <w:vAlign w:val="center"/>
          </w:tcPr>
          <w:p w14:paraId="414A0842" w14:textId="2AC8A721" w:rsidR="00475B5A" w:rsidRPr="007C7B5F"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36</w:t>
            </w:r>
          </w:p>
        </w:tc>
        <w:tc>
          <w:tcPr>
            <w:tcW w:w="4894" w:type="dxa"/>
            <w:vAlign w:val="center"/>
          </w:tcPr>
          <w:p w14:paraId="502B91CF" w14:textId="30312C18" w:rsidR="00475B5A" w:rsidRPr="006F09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Стоимость</w:t>
            </w:r>
          </w:p>
        </w:tc>
        <w:tc>
          <w:tcPr>
            <w:tcW w:w="4678" w:type="dxa"/>
            <w:vAlign w:val="center"/>
          </w:tcPr>
          <w:p w14:paraId="32859721" w14:textId="582DC07C" w:rsidR="00475B5A" w:rsidRPr="006F095F" w:rsidRDefault="00475B5A" w:rsidP="00475B5A">
            <w:pPr>
              <w:pStyle w:val="afe"/>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Стоимость</w:t>
            </w:r>
          </w:p>
        </w:tc>
      </w:tr>
    </w:tbl>
    <w:p w14:paraId="6BFF0263" w14:textId="77777777"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p w14:paraId="17CF2005" w14:textId="77777777"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tbl>
      <w:tblPr>
        <w:tblStyle w:val="ae"/>
        <w:tblW w:w="0" w:type="auto"/>
        <w:tblInd w:w="-5" w:type="dxa"/>
        <w:tblLook w:val="04A0" w:firstRow="1" w:lastRow="0" w:firstColumn="1" w:lastColumn="0" w:noHBand="0" w:noVBand="1"/>
      </w:tblPr>
      <w:tblGrid>
        <w:gridCol w:w="567"/>
        <w:gridCol w:w="4820"/>
        <w:gridCol w:w="4642"/>
      </w:tblGrid>
      <w:tr w:rsidR="00557C1A" w14:paraId="1F55A296" w14:textId="77777777" w:rsidTr="007C7B5F">
        <w:tc>
          <w:tcPr>
            <w:tcW w:w="10029" w:type="dxa"/>
            <w:gridSpan w:val="3"/>
            <w:shd w:val="clear" w:color="auto" w:fill="BFBFBF" w:themeFill="background1" w:themeFillShade="BF"/>
          </w:tcPr>
          <w:p w14:paraId="2B8EC62E" w14:textId="5F3DA212" w:rsidR="00557C1A" w:rsidRPr="00557C1A" w:rsidRDefault="00557C1A" w:rsidP="00557C1A">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Основные средства</w:t>
            </w:r>
          </w:p>
        </w:tc>
      </w:tr>
      <w:tr w:rsidR="00557C1A" w14:paraId="4C4304BC" w14:textId="77777777" w:rsidTr="007C7B5F">
        <w:tc>
          <w:tcPr>
            <w:tcW w:w="567" w:type="dxa"/>
            <w:shd w:val="clear" w:color="auto" w:fill="BFBFBF" w:themeFill="background1" w:themeFillShade="BF"/>
          </w:tcPr>
          <w:p w14:paraId="334B2019" w14:textId="0D624B07" w:rsidR="00557C1A" w:rsidRPr="00557C1A" w:rsidRDefault="00557C1A" w:rsidP="00557C1A">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20" w:type="dxa"/>
            <w:shd w:val="clear" w:color="auto" w:fill="BFBFBF" w:themeFill="background1" w:themeFillShade="BF"/>
          </w:tcPr>
          <w:p w14:paraId="641B1D1F" w14:textId="51A5C7D4" w:rsidR="00557C1A" w:rsidRPr="00557C1A" w:rsidRDefault="00557C1A" w:rsidP="00557C1A">
            <w:pPr>
              <w:tabs>
                <w:tab w:val="left" w:pos="851"/>
              </w:tabs>
              <w:jc w:val="both"/>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c>
          <w:tcPr>
            <w:tcW w:w="4642" w:type="dxa"/>
            <w:shd w:val="clear" w:color="auto" w:fill="BFBFBF" w:themeFill="background1" w:themeFillShade="BF"/>
          </w:tcPr>
          <w:p w14:paraId="7F391762" w14:textId="30826E5B" w:rsidR="00557C1A" w:rsidRPr="00557C1A" w:rsidRDefault="00557C1A" w:rsidP="00557C1A">
            <w:pPr>
              <w:tabs>
                <w:tab w:val="left" w:pos="851"/>
              </w:tabs>
              <w:jc w:val="both"/>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Реквизитный состав 1С: УПП</w:t>
            </w:r>
          </w:p>
        </w:tc>
      </w:tr>
      <w:tr w:rsidR="007C7B5F" w14:paraId="5ADD7E65" w14:textId="77777777" w:rsidTr="00945E85">
        <w:tc>
          <w:tcPr>
            <w:tcW w:w="567" w:type="dxa"/>
            <w:vAlign w:val="center"/>
          </w:tcPr>
          <w:p w14:paraId="42197D22" w14:textId="2647C445"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20" w:type="dxa"/>
            <w:vAlign w:val="center"/>
          </w:tcPr>
          <w:p w14:paraId="66E25D36" w14:textId="19BD01A7" w:rsidR="007C7B5F" w:rsidRP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Наименование документа</w:t>
            </w:r>
          </w:p>
        </w:tc>
        <w:tc>
          <w:tcPr>
            <w:tcW w:w="4642" w:type="dxa"/>
            <w:vAlign w:val="center"/>
          </w:tcPr>
          <w:p w14:paraId="151ED4FC" w14:textId="5AF74E25"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Наименование документа</w:t>
            </w:r>
          </w:p>
        </w:tc>
      </w:tr>
      <w:tr w:rsidR="007C7B5F" w14:paraId="09B0C405" w14:textId="77777777" w:rsidTr="00945E85">
        <w:tc>
          <w:tcPr>
            <w:tcW w:w="567" w:type="dxa"/>
            <w:vAlign w:val="center"/>
          </w:tcPr>
          <w:p w14:paraId="7E46C107" w14:textId="29616E9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20" w:type="dxa"/>
            <w:vAlign w:val="center"/>
          </w:tcPr>
          <w:p w14:paraId="7B682FA9" w14:textId="7FBDCF8B" w:rsidR="007C7B5F" w:rsidRP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Дата документа</w:t>
            </w:r>
          </w:p>
        </w:tc>
        <w:tc>
          <w:tcPr>
            <w:tcW w:w="4642" w:type="dxa"/>
            <w:vAlign w:val="center"/>
          </w:tcPr>
          <w:p w14:paraId="66F96BFD" w14:textId="5C7DC312"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Дата документа</w:t>
            </w:r>
          </w:p>
        </w:tc>
      </w:tr>
      <w:tr w:rsidR="007C7B5F" w14:paraId="58A87A9D" w14:textId="77777777" w:rsidTr="00945E85">
        <w:tc>
          <w:tcPr>
            <w:tcW w:w="567" w:type="dxa"/>
            <w:vAlign w:val="center"/>
          </w:tcPr>
          <w:p w14:paraId="45CCE37A" w14:textId="42E3E891"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20" w:type="dxa"/>
            <w:vAlign w:val="center"/>
          </w:tcPr>
          <w:p w14:paraId="603F9D94" w14:textId="2924775A"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Номер документа</w:t>
            </w:r>
          </w:p>
        </w:tc>
        <w:tc>
          <w:tcPr>
            <w:tcW w:w="4642" w:type="dxa"/>
            <w:vAlign w:val="center"/>
          </w:tcPr>
          <w:p w14:paraId="038D23F1" w14:textId="0794767A"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Номер документа</w:t>
            </w:r>
          </w:p>
        </w:tc>
      </w:tr>
      <w:tr w:rsidR="007C7B5F" w14:paraId="6A242823" w14:textId="77777777" w:rsidTr="00945E85">
        <w:tc>
          <w:tcPr>
            <w:tcW w:w="567" w:type="dxa"/>
            <w:vAlign w:val="center"/>
          </w:tcPr>
          <w:p w14:paraId="559CC5A9" w14:textId="363933AB"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4</w:t>
            </w:r>
          </w:p>
        </w:tc>
        <w:tc>
          <w:tcPr>
            <w:tcW w:w="4820" w:type="dxa"/>
            <w:vAlign w:val="center"/>
          </w:tcPr>
          <w:p w14:paraId="7A57C7D2" w14:textId="512DE84D" w:rsid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Склад</w:t>
            </w:r>
          </w:p>
        </w:tc>
        <w:tc>
          <w:tcPr>
            <w:tcW w:w="4642" w:type="dxa"/>
            <w:vAlign w:val="center"/>
          </w:tcPr>
          <w:p w14:paraId="1499C4EB" w14:textId="7E88A1CC"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Склад</w:t>
            </w:r>
          </w:p>
        </w:tc>
      </w:tr>
      <w:tr w:rsidR="007C7B5F" w14:paraId="2C76CF4F" w14:textId="77777777" w:rsidTr="00945E85">
        <w:tc>
          <w:tcPr>
            <w:tcW w:w="567" w:type="dxa"/>
            <w:vAlign w:val="center"/>
          </w:tcPr>
          <w:p w14:paraId="1E26ACE9" w14:textId="4B7FE8E8"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5</w:t>
            </w:r>
          </w:p>
        </w:tc>
        <w:tc>
          <w:tcPr>
            <w:tcW w:w="4820" w:type="dxa"/>
            <w:vAlign w:val="center"/>
          </w:tcPr>
          <w:p w14:paraId="4CC4195F" w14:textId="6E7BAA52"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p>
        </w:tc>
        <w:tc>
          <w:tcPr>
            <w:tcW w:w="4642" w:type="dxa"/>
            <w:vAlign w:val="center"/>
          </w:tcPr>
          <w:p w14:paraId="1A0E2A3B" w14:textId="5FB17D60"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p>
        </w:tc>
      </w:tr>
      <w:tr w:rsidR="007C7B5F" w14:paraId="5B0FBE81" w14:textId="77777777" w:rsidTr="00945E85">
        <w:tc>
          <w:tcPr>
            <w:tcW w:w="567" w:type="dxa"/>
            <w:vAlign w:val="center"/>
          </w:tcPr>
          <w:p w14:paraId="6C54B677" w14:textId="0516F88E"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rPr>
              <w:t>6</w:t>
            </w:r>
          </w:p>
        </w:tc>
        <w:tc>
          <w:tcPr>
            <w:tcW w:w="4820" w:type="dxa"/>
            <w:vAlign w:val="center"/>
          </w:tcPr>
          <w:p w14:paraId="08E8D4DE" w14:textId="5D2C1663"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r w:rsidR="00475B5A" w:rsidRPr="007C7B5F">
              <w:rPr>
                <w:rFonts w:ascii="Times New Roman" w:hAnsi="Times New Roman" w:cs="Times New Roman"/>
                <w:b w:val="0"/>
                <w:bCs/>
                <w:color w:val="auto"/>
                <w:sz w:val="24"/>
                <w:szCs w:val="24"/>
              </w:rPr>
              <w:t>организации</w:t>
            </w:r>
          </w:p>
        </w:tc>
        <w:tc>
          <w:tcPr>
            <w:tcW w:w="4642" w:type="dxa"/>
            <w:vAlign w:val="center"/>
          </w:tcPr>
          <w:p w14:paraId="673AEFD5" w14:textId="31B2DF9B" w:rsidR="007C7B5F" w:rsidRPr="00965821" w:rsidRDefault="007C7B5F" w:rsidP="007C7B5F">
            <w:pPr>
              <w:tabs>
                <w:tab w:val="left" w:pos="851"/>
              </w:tabs>
              <w:rPr>
                <w:rFonts w:ascii="Times New Roman" w:hAnsi="Times New Roman" w:cs="Times New Roman"/>
                <w:b w:val="0"/>
                <w:bCs/>
                <w:color w:val="auto"/>
                <w:sz w:val="24"/>
                <w:szCs w:val="24"/>
                <w:lang w:val="en-US"/>
              </w:rPr>
            </w:pPr>
            <w:r w:rsidRPr="007C7B5F">
              <w:rPr>
                <w:rFonts w:ascii="Times New Roman" w:hAnsi="Times New Roman" w:cs="Times New Roman"/>
                <w:b w:val="0"/>
                <w:bCs/>
                <w:color w:val="auto"/>
                <w:sz w:val="24"/>
                <w:szCs w:val="24"/>
              </w:rPr>
              <w:t xml:space="preserve">Подразделение </w:t>
            </w:r>
            <w:r w:rsidR="00475B5A" w:rsidRPr="007C7B5F">
              <w:rPr>
                <w:rFonts w:ascii="Times New Roman" w:hAnsi="Times New Roman" w:cs="Times New Roman"/>
                <w:b w:val="0"/>
                <w:bCs/>
                <w:color w:val="auto"/>
                <w:sz w:val="24"/>
                <w:szCs w:val="24"/>
              </w:rPr>
              <w:t>организации</w:t>
            </w:r>
          </w:p>
        </w:tc>
      </w:tr>
      <w:tr w:rsidR="007C7B5F" w14:paraId="51F9F548" w14:textId="77777777" w:rsidTr="00945E85">
        <w:tc>
          <w:tcPr>
            <w:tcW w:w="567" w:type="dxa"/>
            <w:vAlign w:val="center"/>
          </w:tcPr>
          <w:p w14:paraId="5D5CB800" w14:textId="5D4A251E"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rPr>
              <w:t>7</w:t>
            </w:r>
          </w:p>
        </w:tc>
        <w:tc>
          <w:tcPr>
            <w:tcW w:w="4820" w:type="dxa"/>
            <w:vAlign w:val="center"/>
          </w:tcPr>
          <w:p w14:paraId="490BBD14" w14:textId="4D61C3EA"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Наименование ОС</w:t>
            </w:r>
          </w:p>
        </w:tc>
        <w:tc>
          <w:tcPr>
            <w:tcW w:w="4642" w:type="dxa"/>
            <w:vAlign w:val="center"/>
          </w:tcPr>
          <w:p w14:paraId="62618360" w14:textId="724AB917" w:rsidR="007C7B5F" w:rsidRPr="004B5EE9"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rPr>
              <w:t>Наименование ОС</w:t>
            </w:r>
          </w:p>
        </w:tc>
      </w:tr>
      <w:tr w:rsidR="007C7B5F" w14:paraId="4942C972" w14:textId="77777777" w:rsidTr="00945E85">
        <w:tc>
          <w:tcPr>
            <w:tcW w:w="567" w:type="dxa"/>
            <w:vAlign w:val="center"/>
          </w:tcPr>
          <w:p w14:paraId="6B71DF90" w14:textId="007EDF5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20" w:type="dxa"/>
            <w:vAlign w:val="center"/>
          </w:tcPr>
          <w:p w14:paraId="0A9A90A0" w14:textId="42F2BE9D" w:rsidR="007C7B5F" w:rsidRPr="007C7B5F" w:rsidRDefault="007C7B5F" w:rsidP="007C7B5F">
            <w:pPr>
              <w:tabs>
                <w:tab w:val="left" w:pos="851"/>
              </w:tabs>
              <w:rPr>
                <w:rFonts w:ascii="Times New Roman" w:eastAsia="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Инвентарный номер ОС</w:t>
            </w:r>
          </w:p>
        </w:tc>
        <w:tc>
          <w:tcPr>
            <w:tcW w:w="4642" w:type="dxa"/>
            <w:vAlign w:val="center"/>
          </w:tcPr>
          <w:p w14:paraId="66AB0099" w14:textId="37ABAADB" w:rsid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Инвентарный номер ОС</w:t>
            </w:r>
          </w:p>
        </w:tc>
      </w:tr>
      <w:tr w:rsidR="007C7B5F" w14:paraId="25548D48" w14:textId="77777777" w:rsidTr="00945E85">
        <w:tc>
          <w:tcPr>
            <w:tcW w:w="567" w:type="dxa"/>
            <w:vAlign w:val="center"/>
          </w:tcPr>
          <w:p w14:paraId="7D43AB36" w14:textId="1E4A041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20" w:type="dxa"/>
            <w:vAlign w:val="center"/>
          </w:tcPr>
          <w:p w14:paraId="280C3194" w14:textId="3BD4D2A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 xml:space="preserve">МОЛ </w:t>
            </w:r>
            <w:r w:rsidRPr="007C7B5F">
              <w:rPr>
                <w:rFonts w:ascii="Times New Roman" w:hAnsi="Times New Roman" w:cs="Times New Roman"/>
                <w:b w:val="0"/>
                <w:bCs/>
                <w:color w:val="auto"/>
                <w:sz w:val="24"/>
                <w:szCs w:val="24"/>
              </w:rPr>
              <w:t>(БУ)</w:t>
            </w:r>
          </w:p>
        </w:tc>
        <w:tc>
          <w:tcPr>
            <w:tcW w:w="4642" w:type="dxa"/>
            <w:vAlign w:val="center"/>
          </w:tcPr>
          <w:p w14:paraId="76D6B116" w14:textId="4FC66501"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 xml:space="preserve">МОЛ </w:t>
            </w:r>
            <w:r w:rsidRPr="007C7B5F">
              <w:rPr>
                <w:rFonts w:ascii="Times New Roman" w:hAnsi="Times New Roman" w:cs="Times New Roman"/>
                <w:b w:val="0"/>
                <w:bCs/>
                <w:color w:val="auto"/>
                <w:sz w:val="24"/>
                <w:szCs w:val="24"/>
              </w:rPr>
              <w:t>(БУ)</w:t>
            </w:r>
          </w:p>
        </w:tc>
      </w:tr>
      <w:tr w:rsidR="00475B5A" w14:paraId="284B59D8" w14:textId="77777777" w:rsidTr="00945E85">
        <w:tc>
          <w:tcPr>
            <w:tcW w:w="567" w:type="dxa"/>
            <w:vAlign w:val="center"/>
          </w:tcPr>
          <w:p w14:paraId="3093228C" w14:textId="64B447A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20" w:type="dxa"/>
            <w:vAlign w:val="center"/>
          </w:tcPr>
          <w:p w14:paraId="17A1166D" w14:textId="6FCBCF5B" w:rsidR="00475B5A" w:rsidRPr="007C7B5F" w:rsidRDefault="00475B5A" w:rsidP="00475B5A">
            <w:pPr>
              <w:tabs>
                <w:tab w:val="left" w:pos="851"/>
              </w:tabs>
              <w:jc w:val="both"/>
              <w:rPr>
                <w:rFonts w:ascii="Times New Roman" w:eastAsia="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количество</w:t>
            </w:r>
            <w:r>
              <w:rPr>
                <w:rFonts w:ascii="Times New Roman" w:hAnsi="Times New Roman" w:cs="Times New Roman"/>
                <w:b w:val="0"/>
                <w:bCs/>
                <w:color w:val="auto"/>
                <w:sz w:val="24"/>
                <w:szCs w:val="24"/>
              </w:rPr>
              <w:t xml:space="preserve"> ОС</w:t>
            </w:r>
          </w:p>
        </w:tc>
        <w:tc>
          <w:tcPr>
            <w:tcW w:w="4642" w:type="dxa"/>
            <w:vAlign w:val="center"/>
          </w:tcPr>
          <w:p w14:paraId="19E6049A" w14:textId="6C1C1B66" w:rsidR="00475B5A" w:rsidRPr="00945E85" w:rsidRDefault="00475B5A" w:rsidP="00475B5A">
            <w:pPr>
              <w:tabs>
                <w:tab w:val="left" w:pos="851"/>
              </w:tabs>
              <w:rPr>
                <w:rFonts w:ascii="Times New Roman" w:eastAsia="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наличие</w:t>
            </w:r>
            <w:r>
              <w:rPr>
                <w:rFonts w:ascii="Times New Roman" w:hAnsi="Times New Roman" w:cs="Times New Roman"/>
                <w:b w:val="0"/>
                <w:bCs/>
                <w:color w:val="auto"/>
                <w:sz w:val="24"/>
                <w:szCs w:val="24"/>
                <w:lang w:val="en-US"/>
              </w:rPr>
              <w:t xml:space="preserve"> </w:t>
            </w:r>
            <w:r>
              <w:rPr>
                <w:rFonts w:ascii="Times New Roman" w:hAnsi="Times New Roman" w:cs="Times New Roman"/>
                <w:b w:val="0"/>
                <w:bCs/>
                <w:color w:val="auto"/>
                <w:sz w:val="24"/>
                <w:szCs w:val="24"/>
              </w:rPr>
              <w:t xml:space="preserve">ОС </w:t>
            </w:r>
            <w:r>
              <w:rPr>
                <w:rFonts w:ascii="Times New Roman" w:hAnsi="Times New Roman" w:cs="Times New Roman"/>
                <w:b w:val="0"/>
                <w:bCs/>
                <w:color w:val="auto"/>
                <w:sz w:val="24"/>
                <w:szCs w:val="24"/>
                <w:lang w:val="en-US"/>
              </w:rPr>
              <w:t>(</w:t>
            </w:r>
            <w:r>
              <w:rPr>
                <w:rFonts w:ascii="Times New Roman" w:hAnsi="Times New Roman" w:cs="Times New Roman"/>
                <w:b w:val="0"/>
                <w:bCs/>
                <w:color w:val="auto"/>
                <w:sz w:val="24"/>
                <w:szCs w:val="24"/>
                <w:lang w:val="kk-KZ"/>
              </w:rPr>
              <w:t>БУ</w:t>
            </w:r>
            <w:r>
              <w:rPr>
                <w:rFonts w:ascii="Times New Roman" w:hAnsi="Times New Roman" w:cs="Times New Roman"/>
                <w:b w:val="0"/>
                <w:bCs/>
                <w:color w:val="auto"/>
                <w:sz w:val="24"/>
                <w:szCs w:val="24"/>
              </w:rPr>
              <w:t>)</w:t>
            </w:r>
          </w:p>
        </w:tc>
      </w:tr>
      <w:tr w:rsidR="00475B5A" w14:paraId="68D930DF" w14:textId="77777777" w:rsidTr="00945E85">
        <w:tc>
          <w:tcPr>
            <w:tcW w:w="567" w:type="dxa"/>
            <w:vAlign w:val="center"/>
          </w:tcPr>
          <w:p w14:paraId="59ABD9E3" w14:textId="0167216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bookmarkStart w:id="107" w:name="_GoBack"/>
            <w:bookmarkEnd w:id="107"/>
          </w:p>
        </w:tc>
        <w:tc>
          <w:tcPr>
            <w:tcW w:w="4820" w:type="dxa"/>
            <w:vAlign w:val="center"/>
          </w:tcPr>
          <w:p w14:paraId="30D2C54A" w14:textId="410B77B3" w:rsidR="00475B5A" w:rsidRPr="007C7B5F"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c>
          <w:tcPr>
            <w:tcW w:w="4642" w:type="dxa"/>
            <w:vAlign w:val="center"/>
          </w:tcPr>
          <w:p w14:paraId="20E769F9" w14:textId="10797FD5" w:rsidR="00475B5A" w:rsidRPr="007C7B5F"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r>
    </w:tbl>
    <w:p w14:paraId="4CCB98F3" w14:textId="06407055" w:rsidR="00557C1A" w:rsidRDefault="00557C1A" w:rsidP="00557C1A">
      <w:pPr>
        <w:tabs>
          <w:tab w:val="left" w:pos="851"/>
        </w:tabs>
        <w:spacing w:after="240" w:line="240" w:lineRule="auto"/>
        <w:ind w:left="567"/>
        <w:jc w:val="both"/>
        <w:rPr>
          <w:rFonts w:ascii="Times New Roman" w:hAnsi="Times New Roman" w:cs="Times New Roman"/>
          <w:b w:val="0"/>
          <w:bCs/>
          <w:color w:val="auto"/>
          <w:sz w:val="24"/>
          <w:szCs w:val="24"/>
        </w:rPr>
      </w:pPr>
    </w:p>
    <w:tbl>
      <w:tblPr>
        <w:tblStyle w:val="ae"/>
        <w:tblW w:w="10065" w:type="dxa"/>
        <w:tblInd w:w="-5" w:type="dxa"/>
        <w:tblLook w:val="04A0" w:firstRow="1" w:lastRow="0" w:firstColumn="1" w:lastColumn="0" w:noHBand="0" w:noVBand="1"/>
      </w:tblPr>
      <w:tblGrid>
        <w:gridCol w:w="496"/>
        <w:gridCol w:w="4891"/>
        <w:gridCol w:w="4678"/>
      </w:tblGrid>
      <w:tr w:rsidR="007C7B5F" w14:paraId="01C60659" w14:textId="4332131E" w:rsidTr="007C7B5F">
        <w:tc>
          <w:tcPr>
            <w:tcW w:w="10065" w:type="dxa"/>
            <w:gridSpan w:val="3"/>
            <w:shd w:val="clear" w:color="auto" w:fill="BFBFBF" w:themeFill="background1" w:themeFillShade="BF"/>
          </w:tcPr>
          <w:p w14:paraId="438288C7" w14:textId="54C6BEA1" w:rsidR="007C7B5F" w:rsidRPr="00557C1A" w:rsidRDefault="007C7B5F" w:rsidP="006F243E">
            <w:pPr>
              <w:tabs>
                <w:tab w:val="left" w:pos="851"/>
              </w:tabs>
              <w:jc w:val="center"/>
              <w:rPr>
                <w:rFonts w:ascii="Times New Roman" w:hAnsi="Times New Roman" w:cs="Times New Roman"/>
                <w:color w:val="auto"/>
                <w:sz w:val="24"/>
                <w:szCs w:val="24"/>
              </w:rPr>
            </w:pPr>
            <w:r>
              <w:rPr>
                <w:rFonts w:ascii="Times New Roman" w:hAnsi="Times New Roman" w:cs="Times New Roman"/>
                <w:color w:val="auto"/>
                <w:sz w:val="24"/>
                <w:szCs w:val="24"/>
              </w:rPr>
              <w:t>Товарно-материальные ценности</w:t>
            </w:r>
          </w:p>
        </w:tc>
      </w:tr>
      <w:tr w:rsidR="007C7B5F" w14:paraId="4A3C18DB" w14:textId="6B20245B" w:rsidTr="007C7B5F">
        <w:tc>
          <w:tcPr>
            <w:tcW w:w="496" w:type="dxa"/>
            <w:shd w:val="clear" w:color="auto" w:fill="BFBFBF" w:themeFill="background1" w:themeFillShade="BF"/>
          </w:tcPr>
          <w:p w14:paraId="24EE45D2" w14:textId="77777777" w:rsidR="007C7B5F" w:rsidRPr="00557C1A" w:rsidRDefault="007C7B5F" w:rsidP="007C7B5F">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1" w:type="dxa"/>
            <w:shd w:val="clear" w:color="auto" w:fill="BFBFBF" w:themeFill="background1" w:themeFillShade="BF"/>
          </w:tcPr>
          <w:p w14:paraId="63F959B0" w14:textId="58615DA3" w:rsidR="007C7B5F" w:rsidRPr="00557C1A" w:rsidRDefault="007C7B5F" w:rsidP="007C7B5F">
            <w:pPr>
              <w:tabs>
                <w:tab w:val="left" w:pos="851"/>
              </w:tabs>
              <w:jc w:val="both"/>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Реквизитный состав 1С: УПП</w:t>
            </w:r>
          </w:p>
        </w:tc>
        <w:tc>
          <w:tcPr>
            <w:tcW w:w="4678" w:type="dxa"/>
            <w:shd w:val="clear" w:color="auto" w:fill="BFBFBF" w:themeFill="background1" w:themeFillShade="BF"/>
          </w:tcPr>
          <w:p w14:paraId="6FF2A1F5" w14:textId="2A521620" w:rsidR="007C7B5F" w:rsidRPr="00557C1A" w:rsidRDefault="007C7B5F" w:rsidP="007C7B5F">
            <w:pPr>
              <w:tabs>
                <w:tab w:val="left" w:pos="851"/>
              </w:tabs>
              <w:jc w:val="both"/>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r>
      <w:tr w:rsidR="007C7B5F" w14:paraId="20E78F6F" w14:textId="180336E7" w:rsidTr="007C7B5F">
        <w:tc>
          <w:tcPr>
            <w:tcW w:w="496" w:type="dxa"/>
            <w:vAlign w:val="center"/>
          </w:tcPr>
          <w:p w14:paraId="7E927647" w14:textId="0C963AE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1" w:type="dxa"/>
            <w:shd w:val="clear" w:color="auto" w:fill="auto"/>
            <w:vAlign w:val="center"/>
          </w:tcPr>
          <w:p w14:paraId="53D07123" w14:textId="2A279049"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Код</w:t>
            </w:r>
          </w:p>
        </w:tc>
        <w:tc>
          <w:tcPr>
            <w:tcW w:w="4678" w:type="dxa"/>
            <w:shd w:val="clear" w:color="auto" w:fill="auto"/>
            <w:vAlign w:val="center"/>
          </w:tcPr>
          <w:p w14:paraId="7E91228E" w14:textId="4AD6FF02"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Код ТМЦ </w:t>
            </w:r>
          </w:p>
        </w:tc>
      </w:tr>
      <w:tr w:rsidR="007C7B5F" w14:paraId="6C77ED5A" w14:textId="08227FEC" w:rsidTr="007C7B5F">
        <w:tc>
          <w:tcPr>
            <w:tcW w:w="496" w:type="dxa"/>
            <w:vAlign w:val="center"/>
          </w:tcPr>
          <w:p w14:paraId="6E7653E3" w14:textId="7A5F323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1" w:type="dxa"/>
            <w:shd w:val="clear" w:color="auto" w:fill="auto"/>
            <w:vAlign w:val="center"/>
          </w:tcPr>
          <w:p w14:paraId="4C7D1F01" w14:textId="3501DC4C" w:rsidR="007C7B5F" w:rsidRPr="00323AB1" w:rsidRDefault="007C7B5F" w:rsidP="007C7B5F">
            <w:pPr>
              <w:tabs>
                <w:tab w:val="left" w:pos="851"/>
              </w:tabs>
              <w:rPr>
                <w:rFonts w:ascii="Times New Roman" w:hAnsi="Times New Roman" w:cs="Times New Roman"/>
                <w:color w:val="auto"/>
                <w:sz w:val="24"/>
                <w:szCs w:val="24"/>
                <w:lang w:val="en-US"/>
              </w:rPr>
            </w:pPr>
            <w:r w:rsidRPr="00323AB1">
              <w:rPr>
                <w:rStyle w:val="af7"/>
                <w:rFonts w:ascii="Times New Roman" w:hAnsi="Times New Roman" w:cs="Times New Roman"/>
                <w:color w:val="auto"/>
                <w:sz w:val="24"/>
                <w:szCs w:val="24"/>
              </w:rPr>
              <w:t>Артикул</w:t>
            </w:r>
          </w:p>
        </w:tc>
        <w:tc>
          <w:tcPr>
            <w:tcW w:w="4678" w:type="dxa"/>
            <w:shd w:val="clear" w:color="auto" w:fill="auto"/>
            <w:vAlign w:val="center"/>
          </w:tcPr>
          <w:p w14:paraId="771B46CC" w14:textId="236D3105" w:rsidR="007C7B5F" w:rsidRPr="00323AB1" w:rsidRDefault="007C7B5F" w:rsidP="007C7B5F">
            <w:pPr>
              <w:tabs>
                <w:tab w:val="left" w:pos="851"/>
              </w:tabs>
              <w:rPr>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 xml:space="preserve">Артикул ТМЦ </w:t>
            </w:r>
          </w:p>
        </w:tc>
      </w:tr>
      <w:tr w:rsidR="007C7B5F" w14:paraId="27F0A2D9" w14:textId="3B345E6B" w:rsidTr="007C7B5F">
        <w:tc>
          <w:tcPr>
            <w:tcW w:w="496" w:type="dxa"/>
            <w:vAlign w:val="center"/>
          </w:tcPr>
          <w:p w14:paraId="230E88EE" w14:textId="311591ED"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91" w:type="dxa"/>
            <w:shd w:val="clear" w:color="auto" w:fill="auto"/>
            <w:vAlign w:val="center"/>
          </w:tcPr>
          <w:p w14:paraId="7FA7D4B2" w14:textId="2EFE4563"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Номенклатура</w:t>
            </w:r>
            <w:r w:rsidRPr="00323AB1">
              <w:rPr>
                <w:rStyle w:val="af7"/>
                <w:rFonts w:ascii="Times New Roman" w:hAnsi="Times New Roman" w:cs="Times New Roman"/>
                <w:color w:val="auto"/>
                <w:sz w:val="24"/>
                <w:szCs w:val="24"/>
              </w:rPr>
              <w:tab/>
            </w:r>
          </w:p>
        </w:tc>
        <w:tc>
          <w:tcPr>
            <w:tcW w:w="4678" w:type="dxa"/>
            <w:shd w:val="clear" w:color="auto" w:fill="auto"/>
            <w:vAlign w:val="center"/>
          </w:tcPr>
          <w:p w14:paraId="6497A061" w14:textId="6BB8C61F"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Наименование</w:t>
            </w:r>
            <w:r w:rsidRPr="00323AB1">
              <w:rPr>
                <w:rFonts w:ascii="Times New Roman" w:hAnsi="Times New Roman" w:cs="Times New Roman"/>
                <w:color w:val="auto"/>
                <w:sz w:val="24"/>
                <w:szCs w:val="24"/>
              </w:rPr>
              <w:t xml:space="preserve"> </w:t>
            </w:r>
            <w:r w:rsidRPr="00323AB1">
              <w:rPr>
                <w:rFonts w:ascii="Times New Roman" w:hAnsi="Times New Roman" w:cs="Times New Roman"/>
                <w:b w:val="0"/>
                <w:bCs/>
                <w:color w:val="auto"/>
                <w:sz w:val="24"/>
                <w:szCs w:val="24"/>
              </w:rPr>
              <w:t>ТМЦ</w:t>
            </w:r>
          </w:p>
        </w:tc>
      </w:tr>
      <w:tr w:rsidR="007C7B5F" w14:paraId="031E53E4" w14:textId="039C77FA" w:rsidTr="007C7B5F">
        <w:tc>
          <w:tcPr>
            <w:tcW w:w="496" w:type="dxa"/>
            <w:vAlign w:val="center"/>
          </w:tcPr>
          <w:p w14:paraId="5077DEF9" w14:textId="238C0698"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4</w:t>
            </w:r>
          </w:p>
        </w:tc>
        <w:tc>
          <w:tcPr>
            <w:tcW w:w="4891" w:type="dxa"/>
            <w:shd w:val="clear" w:color="auto" w:fill="auto"/>
            <w:vAlign w:val="center"/>
          </w:tcPr>
          <w:p w14:paraId="21B1E80D" w14:textId="2A958754"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Полное наименование</w:t>
            </w:r>
          </w:p>
        </w:tc>
        <w:tc>
          <w:tcPr>
            <w:tcW w:w="4678" w:type="dxa"/>
            <w:shd w:val="clear" w:color="auto" w:fill="auto"/>
            <w:vAlign w:val="center"/>
          </w:tcPr>
          <w:p w14:paraId="411FFC49" w14:textId="457562EE"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lang w:val="kk-KZ"/>
              </w:rPr>
              <w:t>Полное наименование ТМЦ</w:t>
            </w:r>
          </w:p>
        </w:tc>
      </w:tr>
      <w:tr w:rsidR="007C7B5F" w14:paraId="1056F1F4" w14:textId="11B2013E" w:rsidTr="007C7B5F">
        <w:tc>
          <w:tcPr>
            <w:tcW w:w="496" w:type="dxa"/>
            <w:vAlign w:val="center"/>
          </w:tcPr>
          <w:p w14:paraId="4FD98F9A" w14:textId="4DE5B25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5</w:t>
            </w:r>
          </w:p>
        </w:tc>
        <w:tc>
          <w:tcPr>
            <w:tcW w:w="4891" w:type="dxa"/>
            <w:shd w:val="clear" w:color="auto" w:fill="auto"/>
            <w:vAlign w:val="center"/>
          </w:tcPr>
          <w:p w14:paraId="6866F52A" w14:textId="43610DE4"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Контрагент</w:t>
            </w:r>
          </w:p>
        </w:tc>
        <w:tc>
          <w:tcPr>
            <w:tcW w:w="4678" w:type="dxa"/>
            <w:shd w:val="clear" w:color="auto" w:fill="auto"/>
            <w:vAlign w:val="center"/>
          </w:tcPr>
          <w:p w14:paraId="50D82D84" w14:textId="7D5EBDF7"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Поставщик</w:t>
            </w:r>
          </w:p>
        </w:tc>
      </w:tr>
      <w:tr w:rsidR="007C7B5F" w14:paraId="1643ABCB" w14:textId="4315CDFE" w:rsidTr="007C7B5F">
        <w:tc>
          <w:tcPr>
            <w:tcW w:w="496" w:type="dxa"/>
            <w:vAlign w:val="center"/>
          </w:tcPr>
          <w:p w14:paraId="2AD58B2D" w14:textId="7FF855A6"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6</w:t>
            </w:r>
          </w:p>
        </w:tc>
        <w:tc>
          <w:tcPr>
            <w:tcW w:w="4891" w:type="dxa"/>
            <w:shd w:val="clear" w:color="auto" w:fill="auto"/>
            <w:vAlign w:val="center"/>
          </w:tcPr>
          <w:p w14:paraId="5D490953" w14:textId="36AA9A47" w:rsidR="007C7B5F" w:rsidRPr="00945E85" w:rsidRDefault="007C7B5F" w:rsidP="007C7B5F">
            <w:pPr>
              <w:tabs>
                <w:tab w:val="left" w:pos="851"/>
              </w:tabs>
              <w:rPr>
                <w:rFonts w:ascii="Times New Roman" w:eastAsia="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c>
          <w:tcPr>
            <w:tcW w:w="4678" w:type="dxa"/>
            <w:shd w:val="clear" w:color="auto" w:fill="auto"/>
            <w:vAlign w:val="center"/>
          </w:tcPr>
          <w:p w14:paraId="55F79609" w14:textId="49ED5ED9" w:rsidR="007C7B5F" w:rsidRPr="00945E85" w:rsidRDefault="007C7B5F" w:rsidP="007C7B5F">
            <w:pPr>
              <w:tabs>
                <w:tab w:val="left" w:pos="851"/>
              </w:tabs>
              <w:rPr>
                <w:rStyle w:val="af7"/>
                <w:rFonts w:ascii="Times New Roman" w:hAnsi="Times New Roman" w:cs="Times New Roman"/>
                <w:color w:val="auto"/>
                <w:sz w:val="24"/>
                <w:szCs w:val="24"/>
              </w:rPr>
            </w:pPr>
            <w:r>
              <w:rPr>
                <w:rFonts w:ascii="Times New Roman" w:eastAsia="Times New Roman" w:hAnsi="Times New Roman" w:cs="Times New Roman"/>
                <w:b w:val="0"/>
                <w:bCs/>
                <w:color w:val="auto"/>
                <w:sz w:val="24"/>
                <w:szCs w:val="24"/>
              </w:rPr>
              <w:t>Договор контрагента</w:t>
            </w:r>
          </w:p>
        </w:tc>
      </w:tr>
      <w:tr w:rsidR="007C7B5F" w14:paraId="7B213F57" w14:textId="43139D96" w:rsidTr="007C7B5F">
        <w:tc>
          <w:tcPr>
            <w:tcW w:w="496" w:type="dxa"/>
            <w:vAlign w:val="center"/>
          </w:tcPr>
          <w:p w14:paraId="65587290" w14:textId="74FAC686"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7</w:t>
            </w:r>
          </w:p>
        </w:tc>
        <w:tc>
          <w:tcPr>
            <w:tcW w:w="4891" w:type="dxa"/>
            <w:shd w:val="clear" w:color="auto" w:fill="auto"/>
            <w:vAlign w:val="center"/>
          </w:tcPr>
          <w:p w14:paraId="0D2FDFCC" w14:textId="325C887E" w:rsidR="007C7B5F" w:rsidRPr="004B5EE9" w:rsidRDefault="007C7B5F" w:rsidP="007C7B5F">
            <w:pPr>
              <w:tabs>
                <w:tab w:val="left" w:pos="851"/>
              </w:tabs>
              <w:rPr>
                <w:rStyle w:val="af7"/>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Номенклатурная группа</w:t>
            </w:r>
          </w:p>
        </w:tc>
        <w:tc>
          <w:tcPr>
            <w:tcW w:w="4678" w:type="dxa"/>
            <w:shd w:val="clear" w:color="auto" w:fill="auto"/>
            <w:vAlign w:val="center"/>
          </w:tcPr>
          <w:p w14:paraId="00A954A7" w14:textId="22ED2590" w:rsidR="007C7B5F" w:rsidRPr="00945E85" w:rsidRDefault="007C7B5F" w:rsidP="007C7B5F">
            <w:pPr>
              <w:tabs>
                <w:tab w:val="left" w:pos="851"/>
              </w:tabs>
              <w:rPr>
                <w:rStyle w:val="af7"/>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Номенклатурная группа </w:t>
            </w:r>
          </w:p>
        </w:tc>
      </w:tr>
      <w:tr w:rsidR="007C7B5F" w14:paraId="2EFE55C2" w14:textId="7D9998D7" w:rsidTr="007C7B5F">
        <w:tc>
          <w:tcPr>
            <w:tcW w:w="496" w:type="dxa"/>
            <w:vAlign w:val="center"/>
          </w:tcPr>
          <w:p w14:paraId="728CDEAD" w14:textId="539F016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91" w:type="dxa"/>
            <w:shd w:val="clear" w:color="auto" w:fill="auto"/>
            <w:vAlign w:val="center"/>
          </w:tcPr>
          <w:p w14:paraId="2147862A" w14:textId="7EC6CC57"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Номер </w:t>
            </w:r>
          </w:p>
        </w:tc>
        <w:tc>
          <w:tcPr>
            <w:tcW w:w="4678" w:type="dxa"/>
            <w:shd w:val="clear" w:color="auto" w:fill="auto"/>
            <w:vAlign w:val="center"/>
          </w:tcPr>
          <w:p w14:paraId="4FF2C1B6" w14:textId="2B9A2D4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Номер документа </w:t>
            </w:r>
          </w:p>
        </w:tc>
      </w:tr>
      <w:tr w:rsidR="007C7B5F" w14:paraId="6B811CDA" w14:textId="1C02544F" w:rsidTr="007C7B5F">
        <w:tc>
          <w:tcPr>
            <w:tcW w:w="496" w:type="dxa"/>
            <w:vAlign w:val="center"/>
          </w:tcPr>
          <w:p w14:paraId="6E2CC9DE" w14:textId="1604EC70"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91" w:type="dxa"/>
            <w:shd w:val="clear" w:color="auto" w:fill="auto"/>
            <w:vAlign w:val="center"/>
          </w:tcPr>
          <w:p w14:paraId="4749340C" w14:textId="54C8BB0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Наименование </w:t>
            </w:r>
          </w:p>
        </w:tc>
        <w:tc>
          <w:tcPr>
            <w:tcW w:w="4678" w:type="dxa"/>
            <w:shd w:val="clear" w:color="auto" w:fill="auto"/>
            <w:vAlign w:val="center"/>
          </w:tcPr>
          <w:p w14:paraId="5E5E8780" w14:textId="33BB4C57"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Наименование документа </w:t>
            </w:r>
          </w:p>
        </w:tc>
      </w:tr>
      <w:tr w:rsidR="007C7B5F" w14:paraId="49EE5B7A" w14:textId="7D879585" w:rsidTr="007C7B5F">
        <w:tc>
          <w:tcPr>
            <w:tcW w:w="496" w:type="dxa"/>
            <w:vAlign w:val="center"/>
          </w:tcPr>
          <w:p w14:paraId="533CD1DA" w14:textId="55EF4460"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1" w:type="dxa"/>
            <w:shd w:val="clear" w:color="auto" w:fill="auto"/>
            <w:vAlign w:val="center"/>
          </w:tcPr>
          <w:p w14:paraId="5F4B7F5F" w14:textId="336C6ED0"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Дата </w:t>
            </w:r>
          </w:p>
        </w:tc>
        <w:tc>
          <w:tcPr>
            <w:tcW w:w="4678" w:type="dxa"/>
            <w:shd w:val="clear" w:color="auto" w:fill="auto"/>
            <w:vAlign w:val="center"/>
          </w:tcPr>
          <w:p w14:paraId="6E623DEB" w14:textId="61E3E6CB"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Дата документа </w:t>
            </w:r>
          </w:p>
        </w:tc>
      </w:tr>
      <w:tr w:rsidR="007C7B5F" w14:paraId="493F66D2" w14:textId="2B2E2685" w:rsidTr="007C7B5F">
        <w:tc>
          <w:tcPr>
            <w:tcW w:w="496" w:type="dxa"/>
            <w:vAlign w:val="center"/>
          </w:tcPr>
          <w:p w14:paraId="583841F1" w14:textId="571EFFD9"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1" w:type="dxa"/>
            <w:shd w:val="clear" w:color="auto" w:fill="auto"/>
            <w:vAlign w:val="center"/>
          </w:tcPr>
          <w:p w14:paraId="0146A69A" w14:textId="7F19F3A7"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Цена</w:t>
            </w:r>
          </w:p>
        </w:tc>
        <w:tc>
          <w:tcPr>
            <w:tcW w:w="4678" w:type="dxa"/>
            <w:shd w:val="clear" w:color="auto" w:fill="auto"/>
            <w:vAlign w:val="center"/>
          </w:tcPr>
          <w:p w14:paraId="0E721294" w14:textId="21A53BD1"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Стоимость </w:t>
            </w:r>
          </w:p>
        </w:tc>
      </w:tr>
      <w:tr w:rsidR="00475B5A" w14:paraId="71ED4ACA" w14:textId="77777777" w:rsidTr="007C7B5F">
        <w:tc>
          <w:tcPr>
            <w:tcW w:w="496" w:type="dxa"/>
            <w:vAlign w:val="center"/>
          </w:tcPr>
          <w:p w14:paraId="4ACEAFF9" w14:textId="6101CC30"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1" w:type="dxa"/>
            <w:shd w:val="clear" w:color="auto" w:fill="auto"/>
            <w:vAlign w:val="center"/>
          </w:tcPr>
          <w:p w14:paraId="7641BB1F" w14:textId="735095D9"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Количество ТМЦ </w:t>
            </w:r>
          </w:p>
        </w:tc>
        <w:tc>
          <w:tcPr>
            <w:tcW w:w="4678" w:type="dxa"/>
            <w:shd w:val="clear" w:color="auto" w:fill="auto"/>
            <w:vAlign w:val="center"/>
          </w:tcPr>
          <w:p w14:paraId="52B48208" w14:textId="19B87327"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Количество ТМЦ</w:t>
            </w:r>
          </w:p>
        </w:tc>
      </w:tr>
      <w:tr w:rsidR="00475B5A" w14:paraId="325477B1" w14:textId="22692295" w:rsidTr="007C7B5F">
        <w:tc>
          <w:tcPr>
            <w:tcW w:w="496" w:type="dxa"/>
            <w:vAlign w:val="center"/>
          </w:tcPr>
          <w:p w14:paraId="20586E54" w14:textId="1D0325DB"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1" w:type="dxa"/>
            <w:shd w:val="clear" w:color="auto" w:fill="auto"/>
            <w:vAlign w:val="center"/>
          </w:tcPr>
          <w:p w14:paraId="7B8D5B30" w14:textId="558FE317" w:rsidR="00475B5A" w:rsidRPr="00945E85"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Учетное к</w:t>
            </w:r>
            <w:r w:rsidRPr="00945E85">
              <w:rPr>
                <w:rStyle w:val="af7"/>
                <w:rFonts w:ascii="Times New Roman" w:hAnsi="Times New Roman" w:cs="Times New Roman"/>
                <w:color w:val="auto"/>
                <w:sz w:val="24"/>
                <w:szCs w:val="24"/>
              </w:rPr>
              <w:t>оличество</w:t>
            </w:r>
          </w:p>
        </w:tc>
        <w:tc>
          <w:tcPr>
            <w:tcW w:w="4678" w:type="dxa"/>
            <w:shd w:val="clear" w:color="auto" w:fill="auto"/>
            <w:vAlign w:val="center"/>
          </w:tcPr>
          <w:p w14:paraId="78F035FF" w14:textId="185072D0" w:rsidR="00475B5A" w:rsidRPr="00945E85"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Фактическое количество</w:t>
            </w:r>
            <w:r>
              <w:rPr>
                <w:rStyle w:val="af7"/>
                <w:rFonts w:ascii="Times New Roman" w:hAnsi="Times New Roman" w:cs="Times New Roman"/>
                <w:color w:val="auto"/>
                <w:sz w:val="24"/>
                <w:szCs w:val="24"/>
              </w:rPr>
              <w:t xml:space="preserve"> ТМЦ</w:t>
            </w:r>
          </w:p>
        </w:tc>
      </w:tr>
      <w:tr w:rsidR="00475B5A" w14:paraId="37EC47C4" w14:textId="2D648843" w:rsidTr="007C7B5F">
        <w:tc>
          <w:tcPr>
            <w:tcW w:w="496" w:type="dxa"/>
            <w:vAlign w:val="center"/>
          </w:tcPr>
          <w:p w14:paraId="6D80851C" w14:textId="1CD002ED"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lastRenderedPageBreak/>
              <w:t>14</w:t>
            </w:r>
          </w:p>
        </w:tc>
        <w:tc>
          <w:tcPr>
            <w:tcW w:w="4891" w:type="dxa"/>
            <w:shd w:val="clear" w:color="auto" w:fill="auto"/>
            <w:vAlign w:val="center"/>
          </w:tcPr>
          <w:p w14:paraId="767F6BC5" w14:textId="07C04BE0"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Тип марка модель</w:t>
            </w:r>
          </w:p>
        </w:tc>
        <w:tc>
          <w:tcPr>
            <w:tcW w:w="4678" w:type="dxa"/>
            <w:shd w:val="clear" w:color="auto" w:fill="auto"/>
            <w:vAlign w:val="center"/>
          </w:tcPr>
          <w:p w14:paraId="1156544A" w14:textId="772B7B4E"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Тип, марка, модель </w:t>
            </w:r>
          </w:p>
        </w:tc>
      </w:tr>
      <w:tr w:rsidR="00475B5A" w14:paraId="2E002335" w14:textId="2B7C7EEE" w:rsidTr="007C7B5F">
        <w:tc>
          <w:tcPr>
            <w:tcW w:w="496" w:type="dxa"/>
            <w:vAlign w:val="center"/>
          </w:tcPr>
          <w:p w14:paraId="7E89FC79" w14:textId="730CF2B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15</w:t>
            </w:r>
          </w:p>
        </w:tc>
        <w:tc>
          <w:tcPr>
            <w:tcW w:w="4891" w:type="dxa"/>
            <w:shd w:val="clear" w:color="auto" w:fill="auto"/>
            <w:vAlign w:val="center"/>
          </w:tcPr>
          <w:p w14:paraId="0EA798BC" w14:textId="5A26629C" w:rsidR="00475B5A" w:rsidRPr="004B5EE9" w:rsidRDefault="00475B5A" w:rsidP="00475B5A">
            <w:pPr>
              <w:tabs>
                <w:tab w:val="left" w:pos="851"/>
              </w:tabs>
              <w:rPr>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Характеристика</w:t>
            </w:r>
          </w:p>
        </w:tc>
        <w:tc>
          <w:tcPr>
            <w:tcW w:w="4678" w:type="dxa"/>
            <w:shd w:val="clear" w:color="auto" w:fill="auto"/>
            <w:vAlign w:val="center"/>
          </w:tcPr>
          <w:p w14:paraId="4E9B11A1" w14:textId="0DA1DD81" w:rsidR="00475B5A" w:rsidRPr="004B5EE9" w:rsidRDefault="00475B5A" w:rsidP="00475B5A">
            <w:pPr>
              <w:tabs>
                <w:tab w:val="left" w:pos="851"/>
              </w:tabs>
              <w:rPr>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 xml:space="preserve">Характеристика ТМЦ </w:t>
            </w:r>
          </w:p>
        </w:tc>
      </w:tr>
      <w:tr w:rsidR="00475B5A" w14:paraId="4638F0FB" w14:textId="3BAE44D5" w:rsidTr="007C7B5F">
        <w:tc>
          <w:tcPr>
            <w:tcW w:w="496" w:type="dxa"/>
            <w:vAlign w:val="center"/>
          </w:tcPr>
          <w:p w14:paraId="56537A4D" w14:textId="52C7842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16</w:t>
            </w:r>
          </w:p>
        </w:tc>
        <w:tc>
          <w:tcPr>
            <w:tcW w:w="4891" w:type="dxa"/>
            <w:shd w:val="clear" w:color="auto" w:fill="auto"/>
            <w:vAlign w:val="center"/>
          </w:tcPr>
          <w:p w14:paraId="5B87B1D7" w14:textId="15BB67BF"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ГОСТ ТУ</w:t>
            </w:r>
          </w:p>
        </w:tc>
        <w:tc>
          <w:tcPr>
            <w:tcW w:w="4678" w:type="dxa"/>
            <w:shd w:val="clear" w:color="auto" w:fill="auto"/>
            <w:vAlign w:val="center"/>
          </w:tcPr>
          <w:p w14:paraId="7FBE6516" w14:textId="5187C19C"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ГОСТ ТУ</w:t>
            </w:r>
          </w:p>
        </w:tc>
      </w:tr>
      <w:tr w:rsidR="00475B5A" w14:paraId="19910160" w14:textId="5CF4E9AA" w:rsidTr="007C7B5F">
        <w:tc>
          <w:tcPr>
            <w:tcW w:w="496" w:type="dxa"/>
            <w:vAlign w:val="center"/>
          </w:tcPr>
          <w:p w14:paraId="1181ADEB" w14:textId="4B24F4BA"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17</w:t>
            </w:r>
          </w:p>
        </w:tc>
        <w:tc>
          <w:tcPr>
            <w:tcW w:w="4891" w:type="dxa"/>
            <w:shd w:val="clear" w:color="auto" w:fill="auto"/>
            <w:vAlign w:val="center"/>
          </w:tcPr>
          <w:p w14:paraId="36F9D6F4" w14:textId="601B527D"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Причина списания</w:t>
            </w:r>
          </w:p>
        </w:tc>
        <w:tc>
          <w:tcPr>
            <w:tcW w:w="4678" w:type="dxa"/>
            <w:shd w:val="clear" w:color="auto" w:fill="auto"/>
            <w:vAlign w:val="center"/>
          </w:tcPr>
          <w:p w14:paraId="29B82C87" w14:textId="133876EE"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Причина списания </w:t>
            </w:r>
          </w:p>
        </w:tc>
      </w:tr>
      <w:tr w:rsidR="00475B5A" w14:paraId="3EC59F91" w14:textId="4E4419A3" w:rsidTr="007C7B5F">
        <w:tc>
          <w:tcPr>
            <w:tcW w:w="496" w:type="dxa"/>
            <w:vAlign w:val="center"/>
          </w:tcPr>
          <w:p w14:paraId="6AEE7A8B" w14:textId="63CD5E6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18</w:t>
            </w:r>
          </w:p>
        </w:tc>
        <w:tc>
          <w:tcPr>
            <w:tcW w:w="4891" w:type="dxa"/>
            <w:shd w:val="clear" w:color="auto" w:fill="auto"/>
            <w:vAlign w:val="center"/>
          </w:tcPr>
          <w:p w14:paraId="59E008F3" w14:textId="7837430D"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Базовая единица</w:t>
            </w:r>
          </w:p>
        </w:tc>
        <w:tc>
          <w:tcPr>
            <w:tcW w:w="4678" w:type="dxa"/>
            <w:shd w:val="clear" w:color="auto" w:fill="auto"/>
            <w:vAlign w:val="center"/>
          </w:tcPr>
          <w:p w14:paraId="02C44632" w14:textId="7B144B92"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Базовая единица измерения </w:t>
            </w:r>
          </w:p>
        </w:tc>
      </w:tr>
      <w:tr w:rsidR="00475B5A" w14:paraId="4136C4A7" w14:textId="634C5D05" w:rsidTr="007C7B5F">
        <w:tc>
          <w:tcPr>
            <w:tcW w:w="496" w:type="dxa"/>
            <w:vAlign w:val="center"/>
          </w:tcPr>
          <w:p w14:paraId="3E874862" w14:textId="58AAB52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19</w:t>
            </w:r>
          </w:p>
        </w:tc>
        <w:tc>
          <w:tcPr>
            <w:tcW w:w="4891" w:type="dxa"/>
            <w:shd w:val="clear" w:color="auto" w:fill="auto"/>
            <w:vAlign w:val="center"/>
          </w:tcPr>
          <w:p w14:paraId="66F0A5C0" w14:textId="54A41800"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Код ЕНС/ТРУ</w:t>
            </w:r>
          </w:p>
        </w:tc>
        <w:tc>
          <w:tcPr>
            <w:tcW w:w="4678" w:type="dxa"/>
            <w:shd w:val="clear" w:color="auto" w:fill="auto"/>
            <w:vAlign w:val="center"/>
          </w:tcPr>
          <w:p w14:paraId="3913A1E6" w14:textId="36398A7F"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Код ЕНС/ТРУ</w:t>
            </w:r>
          </w:p>
        </w:tc>
      </w:tr>
      <w:tr w:rsidR="00475B5A" w14:paraId="2AD6D6D6" w14:textId="31EE503A" w:rsidTr="007C7B5F">
        <w:tc>
          <w:tcPr>
            <w:tcW w:w="496" w:type="dxa"/>
            <w:vAlign w:val="center"/>
          </w:tcPr>
          <w:p w14:paraId="3C77A5E3" w14:textId="27F3C9E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20</w:t>
            </w:r>
          </w:p>
        </w:tc>
        <w:tc>
          <w:tcPr>
            <w:tcW w:w="4891" w:type="dxa"/>
            <w:shd w:val="clear" w:color="auto" w:fill="auto"/>
            <w:vAlign w:val="center"/>
          </w:tcPr>
          <w:p w14:paraId="5523CCC1" w14:textId="58830373" w:rsidR="00475B5A" w:rsidRPr="00EC5950" w:rsidRDefault="00475B5A" w:rsidP="00475B5A">
            <w:pPr>
              <w:tabs>
                <w:tab w:val="left" w:pos="851"/>
              </w:tabs>
              <w:rPr>
                <w:rStyle w:val="af7"/>
                <w:rFonts w:ascii="Times New Roman" w:hAnsi="Times New Roman" w:cs="Times New Roman"/>
                <w:color w:val="auto"/>
                <w:sz w:val="24"/>
                <w:szCs w:val="24"/>
                <w:highlight w:val="yellow"/>
              </w:rPr>
            </w:pPr>
            <w:r w:rsidRPr="00945E85">
              <w:rPr>
                <w:rFonts w:ascii="Times New Roman" w:hAnsi="Times New Roman" w:cs="Times New Roman"/>
                <w:b w:val="0"/>
                <w:bCs/>
                <w:color w:val="auto"/>
                <w:sz w:val="24"/>
                <w:szCs w:val="24"/>
              </w:rPr>
              <w:t>Код ТНВЭД</w:t>
            </w:r>
          </w:p>
        </w:tc>
        <w:tc>
          <w:tcPr>
            <w:tcW w:w="4678" w:type="dxa"/>
            <w:shd w:val="clear" w:color="auto" w:fill="auto"/>
            <w:vAlign w:val="center"/>
          </w:tcPr>
          <w:p w14:paraId="5972F967" w14:textId="35284066" w:rsidR="00475B5A" w:rsidRPr="00EC5950" w:rsidRDefault="00475B5A" w:rsidP="00475B5A">
            <w:pPr>
              <w:tabs>
                <w:tab w:val="left" w:pos="851"/>
              </w:tabs>
              <w:rPr>
                <w:rStyle w:val="af7"/>
                <w:rFonts w:ascii="Times New Roman" w:hAnsi="Times New Roman" w:cs="Times New Roman"/>
                <w:color w:val="auto"/>
                <w:sz w:val="24"/>
                <w:szCs w:val="24"/>
                <w:highlight w:val="yellow"/>
              </w:rPr>
            </w:pPr>
            <w:r w:rsidRPr="00945E85">
              <w:rPr>
                <w:rFonts w:ascii="Times New Roman" w:eastAsia="Times New Roman" w:hAnsi="Times New Roman" w:cs="Times New Roman"/>
                <w:b w:val="0"/>
                <w:bCs/>
                <w:color w:val="auto"/>
                <w:sz w:val="24"/>
                <w:szCs w:val="24"/>
              </w:rPr>
              <w:t>Код ТНВЭД</w:t>
            </w:r>
          </w:p>
        </w:tc>
      </w:tr>
      <w:tr w:rsidR="00475B5A" w14:paraId="0492F423" w14:textId="76057858" w:rsidTr="007C7B5F">
        <w:tc>
          <w:tcPr>
            <w:tcW w:w="496" w:type="dxa"/>
            <w:vAlign w:val="center"/>
          </w:tcPr>
          <w:p w14:paraId="6D231B2C" w14:textId="4E952949"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21</w:t>
            </w:r>
          </w:p>
        </w:tc>
        <w:tc>
          <w:tcPr>
            <w:tcW w:w="4891" w:type="dxa"/>
            <w:shd w:val="clear" w:color="auto" w:fill="auto"/>
            <w:vAlign w:val="center"/>
          </w:tcPr>
          <w:p w14:paraId="76D66563" w14:textId="643B58ED"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Вид номенклатуры</w:t>
            </w:r>
            <w:r>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Необходимо ограничения только</w:t>
            </w:r>
            <w:r>
              <w:rPr>
                <w:rFonts w:ascii="Times New Roman" w:hAnsi="Times New Roman" w:cs="Times New Roman"/>
                <w:b w:val="0"/>
                <w:bCs/>
                <w:color w:val="auto"/>
                <w:sz w:val="24"/>
                <w:szCs w:val="24"/>
              </w:rPr>
              <w:t xml:space="preserve"> </w:t>
            </w:r>
            <w:r w:rsidRPr="006F095F">
              <w:rPr>
                <w:rFonts w:ascii="Times New Roman" w:hAnsi="Times New Roman" w:cs="Times New Roman"/>
                <w:b w:val="0"/>
                <w:bCs/>
                <w:color w:val="auto"/>
                <w:sz w:val="24"/>
                <w:szCs w:val="24"/>
              </w:rPr>
              <w:t>для</w:t>
            </w:r>
            <w:r w:rsidRPr="00945E85">
              <w:rPr>
                <w:rFonts w:ascii="Times New Roman" w:hAnsi="Times New Roman" w:cs="Times New Roman"/>
                <w:b w:val="0"/>
                <w:bCs/>
                <w:color w:val="auto"/>
                <w:sz w:val="24"/>
                <w:szCs w:val="24"/>
              </w:rPr>
              <w:t xml:space="preserve"> ТМЦ</w:t>
            </w:r>
            <w:r>
              <w:rPr>
                <w:rFonts w:ascii="Times New Roman" w:hAnsi="Times New Roman" w:cs="Times New Roman"/>
                <w:b w:val="0"/>
                <w:bCs/>
                <w:color w:val="auto"/>
                <w:sz w:val="24"/>
                <w:szCs w:val="24"/>
              </w:rPr>
              <w:t>)</w:t>
            </w:r>
          </w:p>
        </w:tc>
        <w:tc>
          <w:tcPr>
            <w:tcW w:w="4678" w:type="dxa"/>
            <w:shd w:val="clear" w:color="auto" w:fill="auto"/>
            <w:vAlign w:val="center"/>
          </w:tcPr>
          <w:p w14:paraId="19FC714A" w14:textId="53CF6E10"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Вид номенклатуры</w:t>
            </w:r>
          </w:p>
        </w:tc>
      </w:tr>
      <w:tr w:rsidR="00475B5A" w14:paraId="1B9F3281" w14:textId="12077841" w:rsidTr="007C7B5F">
        <w:tc>
          <w:tcPr>
            <w:tcW w:w="496" w:type="dxa"/>
            <w:vAlign w:val="center"/>
          </w:tcPr>
          <w:p w14:paraId="14AC8470" w14:textId="4B5DC038"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22</w:t>
            </w:r>
          </w:p>
        </w:tc>
        <w:tc>
          <w:tcPr>
            <w:tcW w:w="4891" w:type="dxa"/>
            <w:shd w:val="clear" w:color="auto" w:fill="auto"/>
            <w:vAlign w:val="center"/>
          </w:tcPr>
          <w:p w14:paraId="39616620" w14:textId="57BE4037"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Вид поступления</w:t>
            </w:r>
          </w:p>
        </w:tc>
        <w:tc>
          <w:tcPr>
            <w:tcW w:w="4678" w:type="dxa"/>
            <w:shd w:val="clear" w:color="auto" w:fill="auto"/>
            <w:vAlign w:val="center"/>
          </w:tcPr>
          <w:p w14:paraId="68979E42" w14:textId="38B2671B"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Вид поступления</w:t>
            </w:r>
          </w:p>
        </w:tc>
      </w:tr>
      <w:tr w:rsidR="00475B5A" w14:paraId="742C25A6" w14:textId="7D218A1D" w:rsidTr="007C7B5F">
        <w:tc>
          <w:tcPr>
            <w:tcW w:w="496" w:type="dxa"/>
            <w:vAlign w:val="center"/>
          </w:tcPr>
          <w:p w14:paraId="641E6016" w14:textId="66A3F0FE"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23</w:t>
            </w:r>
          </w:p>
        </w:tc>
        <w:tc>
          <w:tcPr>
            <w:tcW w:w="4891" w:type="dxa"/>
            <w:shd w:val="clear" w:color="auto" w:fill="auto"/>
            <w:vAlign w:val="center"/>
          </w:tcPr>
          <w:p w14:paraId="7C592466" w14:textId="2F2A4A94" w:rsidR="00475B5A" w:rsidRPr="00945E85" w:rsidRDefault="00475B5A" w:rsidP="00475B5A">
            <w:pPr>
              <w:tabs>
                <w:tab w:val="left" w:pos="851"/>
              </w:tabs>
              <w:rPr>
                <w:rStyle w:val="af7"/>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Документ движения</w:t>
            </w:r>
          </w:p>
        </w:tc>
        <w:tc>
          <w:tcPr>
            <w:tcW w:w="4678" w:type="dxa"/>
            <w:shd w:val="clear" w:color="auto" w:fill="auto"/>
            <w:vAlign w:val="center"/>
          </w:tcPr>
          <w:p w14:paraId="02D6594A" w14:textId="047BEC75"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Номер партии</w:t>
            </w:r>
          </w:p>
        </w:tc>
      </w:tr>
      <w:tr w:rsidR="00475B5A" w14:paraId="4AAA2FCA" w14:textId="7D8C4182" w:rsidTr="007C7B5F">
        <w:tc>
          <w:tcPr>
            <w:tcW w:w="496" w:type="dxa"/>
            <w:vAlign w:val="center"/>
          </w:tcPr>
          <w:p w14:paraId="2B067614" w14:textId="3A61398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24</w:t>
            </w:r>
          </w:p>
        </w:tc>
        <w:tc>
          <w:tcPr>
            <w:tcW w:w="4891" w:type="dxa"/>
            <w:shd w:val="clear" w:color="auto" w:fill="auto"/>
            <w:vAlign w:val="center"/>
          </w:tcPr>
          <w:p w14:paraId="31ECB48F" w14:textId="212AEC11" w:rsidR="00475B5A"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Подразделение организации</w:t>
            </w:r>
          </w:p>
        </w:tc>
        <w:tc>
          <w:tcPr>
            <w:tcW w:w="4678" w:type="dxa"/>
            <w:shd w:val="clear" w:color="auto" w:fill="auto"/>
            <w:vAlign w:val="center"/>
          </w:tcPr>
          <w:p w14:paraId="60D79CE0" w14:textId="06AF1E6C" w:rsidR="00475B5A"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Подразделение отправитель </w:t>
            </w:r>
          </w:p>
        </w:tc>
      </w:tr>
      <w:tr w:rsidR="00475B5A" w14:paraId="20CABCE6" w14:textId="6484BA16" w:rsidTr="007C7B5F">
        <w:tc>
          <w:tcPr>
            <w:tcW w:w="496" w:type="dxa"/>
            <w:vAlign w:val="center"/>
          </w:tcPr>
          <w:p w14:paraId="32A52FA5" w14:textId="3EE8060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25</w:t>
            </w:r>
          </w:p>
        </w:tc>
        <w:tc>
          <w:tcPr>
            <w:tcW w:w="4891" w:type="dxa"/>
            <w:shd w:val="clear" w:color="auto" w:fill="auto"/>
            <w:vAlign w:val="center"/>
          </w:tcPr>
          <w:p w14:paraId="06219866" w14:textId="072ECB56"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Подразделение организации</w:t>
            </w:r>
          </w:p>
        </w:tc>
        <w:tc>
          <w:tcPr>
            <w:tcW w:w="4678" w:type="dxa"/>
            <w:shd w:val="clear" w:color="auto" w:fill="auto"/>
            <w:vAlign w:val="center"/>
          </w:tcPr>
          <w:p w14:paraId="51E03128" w14:textId="293B5B44"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Подразделение получатель </w:t>
            </w:r>
          </w:p>
        </w:tc>
      </w:tr>
      <w:tr w:rsidR="00475B5A" w14:paraId="426E87A6" w14:textId="064F49B3" w:rsidTr="007C7B5F">
        <w:tc>
          <w:tcPr>
            <w:tcW w:w="496" w:type="dxa"/>
            <w:vAlign w:val="center"/>
          </w:tcPr>
          <w:p w14:paraId="45614140" w14:textId="663BC6D4"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26</w:t>
            </w:r>
          </w:p>
        </w:tc>
        <w:tc>
          <w:tcPr>
            <w:tcW w:w="4891" w:type="dxa"/>
            <w:shd w:val="clear" w:color="auto" w:fill="auto"/>
            <w:vAlign w:val="center"/>
          </w:tcPr>
          <w:p w14:paraId="3F110B8B" w14:textId="6528FBF2"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Склад</w:t>
            </w:r>
          </w:p>
        </w:tc>
        <w:tc>
          <w:tcPr>
            <w:tcW w:w="4678" w:type="dxa"/>
            <w:shd w:val="clear" w:color="auto" w:fill="auto"/>
            <w:vAlign w:val="center"/>
          </w:tcPr>
          <w:p w14:paraId="0BF49E6E" w14:textId="70564E40"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lang w:val="kk-KZ"/>
              </w:rPr>
              <w:t>Склад (локация)</w:t>
            </w:r>
            <w:r w:rsidRPr="00945E85">
              <w:rPr>
                <w:rFonts w:ascii="Times New Roman" w:hAnsi="Times New Roman" w:cs="Times New Roman"/>
                <w:b w:val="0"/>
                <w:bCs/>
                <w:color w:val="auto"/>
                <w:sz w:val="24"/>
                <w:szCs w:val="24"/>
              </w:rPr>
              <w:t xml:space="preserve"> </w:t>
            </w:r>
          </w:p>
        </w:tc>
      </w:tr>
      <w:tr w:rsidR="00475B5A" w14:paraId="7D21933D" w14:textId="4AE40144" w:rsidTr="007C7B5F">
        <w:tc>
          <w:tcPr>
            <w:tcW w:w="496" w:type="dxa"/>
            <w:vAlign w:val="center"/>
          </w:tcPr>
          <w:p w14:paraId="2556D328" w14:textId="1E47AB21"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27</w:t>
            </w:r>
          </w:p>
        </w:tc>
        <w:tc>
          <w:tcPr>
            <w:tcW w:w="4891" w:type="dxa"/>
            <w:shd w:val="clear" w:color="auto" w:fill="auto"/>
            <w:vAlign w:val="center"/>
          </w:tcPr>
          <w:p w14:paraId="0EEF75EF" w14:textId="3A04D733"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 организации</w:t>
            </w:r>
          </w:p>
        </w:tc>
        <w:tc>
          <w:tcPr>
            <w:tcW w:w="4678" w:type="dxa"/>
            <w:shd w:val="clear" w:color="auto" w:fill="auto"/>
            <w:vAlign w:val="center"/>
          </w:tcPr>
          <w:p w14:paraId="138C017B" w14:textId="66C0935F" w:rsidR="00475B5A" w:rsidRPr="00945E85" w:rsidRDefault="00475B5A" w:rsidP="00475B5A">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lang w:val="kk-KZ"/>
              </w:rPr>
              <w:t>Подразделение организации</w:t>
            </w:r>
            <w:r w:rsidRPr="00945E85">
              <w:rPr>
                <w:rFonts w:ascii="Times New Roman" w:eastAsia="Times New Roman" w:hAnsi="Times New Roman" w:cs="Times New Roman"/>
                <w:b w:val="0"/>
                <w:bCs/>
                <w:color w:val="auto"/>
                <w:sz w:val="24"/>
                <w:szCs w:val="24"/>
              </w:rPr>
              <w:t xml:space="preserve"> </w:t>
            </w:r>
          </w:p>
        </w:tc>
      </w:tr>
      <w:tr w:rsidR="00475B5A" w14:paraId="3D677CB8" w14:textId="414A93D0" w:rsidTr="007C7B5F">
        <w:tc>
          <w:tcPr>
            <w:tcW w:w="496" w:type="dxa"/>
            <w:vAlign w:val="center"/>
          </w:tcPr>
          <w:p w14:paraId="2C4D8013" w14:textId="3E7CCAFC"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28</w:t>
            </w:r>
          </w:p>
        </w:tc>
        <w:tc>
          <w:tcPr>
            <w:tcW w:w="4891" w:type="dxa"/>
            <w:shd w:val="clear" w:color="auto" w:fill="auto"/>
            <w:vAlign w:val="center"/>
          </w:tcPr>
          <w:p w14:paraId="34372495" w14:textId="04E2872C"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Подразделение</w:t>
            </w:r>
          </w:p>
        </w:tc>
        <w:tc>
          <w:tcPr>
            <w:tcW w:w="4678" w:type="dxa"/>
            <w:shd w:val="clear" w:color="auto" w:fill="auto"/>
            <w:vAlign w:val="center"/>
          </w:tcPr>
          <w:p w14:paraId="42832D23" w14:textId="0168466E"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lang w:val="kk-KZ"/>
              </w:rPr>
              <w:t>Подразделение</w:t>
            </w:r>
          </w:p>
        </w:tc>
      </w:tr>
      <w:tr w:rsidR="00475B5A" w14:paraId="6164E8FE" w14:textId="7FA4F757" w:rsidTr="007C7B5F">
        <w:tc>
          <w:tcPr>
            <w:tcW w:w="496" w:type="dxa"/>
            <w:vAlign w:val="center"/>
          </w:tcPr>
          <w:p w14:paraId="0C1A76E9" w14:textId="5483EFA6"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29</w:t>
            </w:r>
          </w:p>
        </w:tc>
        <w:tc>
          <w:tcPr>
            <w:tcW w:w="4891" w:type="dxa"/>
            <w:shd w:val="clear" w:color="auto" w:fill="auto"/>
            <w:vAlign w:val="center"/>
          </w:tcPr>
          <w:p w14:paraId="6E5083E9" w14:textId="18629A38"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МОЛ</w:t>
            </w:r>
          </w:p>
        </w:tc>
        <w:tc>
          <w:tcPr>
            <w:tcW w:w="4678" w:type="dxa"/>
            <w:shd w:val="clear" w:color="auto" w:fill="auto"/>
            <w:vAlign w:val="center"/>
          </w:tcPr>
          <w:p w14:paraId="21E1757C" w14:textId="19C308ED"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Материально ответственное лицо</w:t>
            </w:r>
            <w:r w:rsidRPr="00945E85">
              <w:rPr>
                <w:rFonts w:ascii="Times New Roman" w:hAnsi="Times New Roman" w:cs="Times New Roman"/>
                <w:b w:val="0"/>
                <w:bCs/>
                <w:color w:val="auto"/>
                <w:sz w:val="24"/>
                <w:szCs w:val="24"/>
              </w:rPr>
              <w:t xml:space="preserve"> </w:t>
            </w:r>
          </w:p>
        </w:tc>
      </w:tr>
      <w:tr w:rsidR="00475B5A" w14:paraId="2C71905B" w14:textId="1BAA389A" w:rsidTr="007C7B5F">
        <w:tc>
          <w:tcPr>
            <w:tcW w:w="496" w:type="dxa"/>
            <w:vAlign w:val="center"/>
          </w:tcPr>
          <w:p w14:paraId="7A0D434D" w14:textId="648DA5CB"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30</w:t>
            </w:r>
          </w:p>
        </w:tc>
        <w:tc>
          <w:tcPr>
            <w:tcW w:w="4891" w:type="dxa"/>
            <w:shd w:val="clear" w:color="auto" w:fill="auto"/>
            <w:vAlign w:val="center"/>
          </w:tcPr>
          <w:p w14:paraId="69DBDA21" w14:textId="6A3A1C03"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МОЛ отправитель</w:t>
            </w:r>
          </w:p>
        </w:tc>
        <w:tc>
          <w:tcPr>
            <w:tcW w:w="4678" w:type="dxa"/>
            <w:shd w:val="clear" w:color="auto" w:fill="auto"/>
            <w:vAlign w:val="center"/>
          </w:tcPr>
          <w:p w14:paraId="324C1941" w14:textId="52519237"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Материально ответственное лицо отправитель </w:t>
            </w:r>
          </w:p>
        </w:tc>
      </w:tr>
      <w:tr w:rsidR="00475B5A" w14:paraId="3C4AF399" w14:textId="76479A00" w:rsidTr="007C7B5F">
        <w:tc>
          <w:tcPr>
            <w:tcW w:w="496" w:type="dxa"/>
            <w:vAlign w:val="center"/>
          </w:tcPr>
          <w:p w14:paraId="616E77B1" w14:textId="291E4B91"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31</w:t>
            </w:r>
          </w:p>
        </w:tc>
        <w:tc>
          <w:tcPr>
            <w:tcW w:w="4891" w:type="dxa"/>
            <w:shd w:val="clear" w:color="auto" w:fill="auto"/>
            <w:vAlign w:val="center"/>
          </w:tcPr>
          <w:p w14:paraId="65F2A51A" w14:textId="1E633886"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МОЛ получатель</w:t>
            </w:r>
          </w:p>
        </w:tc>
        <w:tc>
          <w:tcPr>
            <w:tcW w:w="4678" w:type="dxa"/>
            <w:shd w:val="clear" w:color="auto" w:fill="auto"/>
            <w:vAlign w:val="center"/>
          </w:tcPr>
          <w:p w14:paraId="28B4D48D" w14:textId="5F7C3FC6"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Материально ответственное лицо получатель </w:t>
            </w:r>
          </w:p>
        </w:tc>
      </w:tr>
      <w:tr w:rsidR="00475B5A" w14:paraId="7D95460A" w14:textId="7ECB7A38" w:rsidTr="007C7B5F">
        <w:tc>
          <w:tcPr>
            <w:tcW w:w="496" w:type="dxa"/>
            <w:vAlign w:val="center"/>
          </w:tcPr>
          <w:p w14:paraId="09FC8AB0" w14:textId="0A45C5F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32</w:t>
            </w:r>
          </w:p>
        </w:tc>
        <w:tc>
          <w:tcPr>
            <w:tcW w:w="4891" w:type="dxa"/>
            <w:shd w:val="clear" w:color="auto" w:fill="auto"/>
            <w:vAlign w:val="center"/>
          </w:tcPr>
          <w:p w14:paraId="3861411A" w14:textId="3CA779A1"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Документ «Поступление ТМЗ и Услуг», «Оприходование ТМЗ»</w:t>
            </w:r>
            <w:r>
              <w:rPr>
                <w:rFonts w:ascii="Times New Roman" w:hAnsi="Times New Roman" w:cs="Times New Roman"/>
                <w:b w:val="0"/>
                <w:bCs/>
                <w:color w:val="auto"/>
                <w:sz w:val="24"/>
                <w:szCs w:val="24"/>
              </w:rPr>
              <w:t>,</w:t>
            </w:r>
            <w:r>
              <w:t xml:space="preserve"> </w:t>
            </w:r>
            <w:r w:rsidRPr="00945E85">
              <w:rPr>
                <w:rFonts w:ascii="Times New Roman" w:hAnsi="Times New Roman" w:cs="Times New Roman"/>
                <w:b w:val="0"/>
                <w:bCs/>
                <w:color w:val="auto"/>
                <w:sz w:val="24"/>
                <w:szCs w:val="24"/>
              </w:rPr>
              <w:t>«</w:t>
            </w:r>
            <w:r>
              <w:rPr>
                <w:rFonts w:ascii="Times New Roman" w:hAnsi="Times New Roman" w:cs="Times New Roman"/>
                <w:b w:val="0"/>
                <w:bCs/>
                <w:color w:val="auto"/>
                <w:sz w:val="24"/>
                <w:szCs w:val="24"/>
              </w:rPr>
              <w:t>Поступление товаров из переработки</w:t>
            </w:r>
            <w:r w:rsidRPr="00945E85">
              <w:rPr>
                <w:rFonts w:ascii="Times New Roman" w:hAnsi="Times New Roman" w:cs="Times New Roman"/>
                <w:b w:val="0"/>
                <w:bCs/>
                <w:color w:val="auto"/>
                <w:sz w:val="24"/>
                <w:szCs w:val="24"/>
              </w:rPr>
              <w:t>»</w:t>
            </w:r>
          </w:p>
        </w:tc>
        <w:tc>
          <w:tcPr>
            <w:tcW w:w="4678" w:type="dxa"/>
            <w:shd w:val="clear" w:color="auto" w:fill="auto"/>
            <w:vAlign w:val="center"/>
          </w:tcPr>
          <w:p w14:paraId="060B6102" w14:textId="7FF1E223"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оприходования </w:t>
            </w:r>
            <w:r w:rsidRPr="00945E85">
              <w:rPr>
                <w:rFonts w:ascii="Times New Roman" w:hAnsi="Times New Roman" w:cs="Times New Roman"/>
                <w:b w:val="0"/>
                <w:bCs/>
                <w:color w:val="auto"/>
                <w:sz w:val="24"/>
                <w:szCs w:val="24"/>
              </w:rPr>
              <w:t>ТМЦ</w:t>
            </w:r>
          </w:p>
        </w:tc>
      </w:tr>
      <w:tr w:rsidR="00475B5A" w14:paraId="2B4EECCF" w14:textId="6AC2141F" w:rsidTr="007C7B5F">
        <w:tc>
          <w:tcPr>
            <w:tcW w:w="496" w:type="dxa"/>
            <w:vAlign w:val="center"/>
          </w:tcPr>
          <w:p w14:paraId="4FC77E54" w14:textId="31C7F809"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33</w:t>
            </w:r>
          </w:p>
        </w:tc>
        <w:tc>
          <w:tcPr>
            <w:tcW w:w="4891" w:type="dxa"/>
            <w:shd w:val="clear" w:color="auto" w:fill="auto"/>
            <w:vAlign w:val="center"/>
          </w:tcPr>
          <w:p w14:paraId="33463814" w14:textId="7D7D51F2"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Документ «Перемещение ТМЗ»</w:t>
            </w:r>
          </w:p>
        </w:tc>
        <w:tc>
          <w:tcPr>
            <w:tcW w:w="4678" w:type="dxa"/>
            <w:shd w:val="clear" w:color="auto" w:fill="auto"/>
            <w:vAlign w:val="center"/>
          </w:tcPr>
          <w:p w14:paraId="27E22FC2" w14:textId="4BBDAD38"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перемещения </w:t>
            </w:r>
            <w:r w:rsidRPr="00945E85">
              <w:rPr>
                <w:rFonts w:ascii="Times New Roman" w:hAnsi="Times New Roman" w:cs="Times New Roman"/>
                <w:b w:val="0"/>
                <w:bCs/>
                <w:color w:val="auto"/>
                <w:sz w:val="24"/>
                <w:szCs w:val="24"/>
              </w:rPr>
              <w:t>ТМЦ</w:t>
            </w:r>
          </w:p>
        </w:tc>
      </w:tr>
      <w:tr w:rsidR="00475B5A" w14:paraId="68945C5E" w14:textId="11882151" w:rsidTr="007C7B5F">
        <w:tc>
          <w:tcPr>
            <w:tcW w:w="496" w:type="dxa"/>
            <w:vAlign w:val="center"/>
          </w:tcPr>
          <w:p w14:paraId="62A5F2F6" w14:textId="5F83354E"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34</w:t>
            </w:r>
          </w:p>
        </w:tc>
        <w:tc>
          <w:tcPr>
            <w:tcW w:w="4891" w:type="dxa"/>
            <w:shd w:val="clear" w:color="auto" w:fill="auto"/>
            <w:vAlign w:val="center"/>
          </w:tcPr>
          <w:p w14:paraId="1366AEFF" w14:textId="46AB245F" w:rsidR="00475B5A" w:rsidRPr="00945E85" w:rsidRDefault="00475B5A" w:rsidP="00475B5A">
            <w:pPr>
              <w:tabs>
                <w:tab w:val="left" w:pos="851"/>
              </w:tabs>
              <w:rPr>
                <w:rStyle w:val="af7"/>
                <w:rFonts w:ascii="Times New Roman" w:hAnsi="Times New Roman" w:cs="Times New Roman"/>
                <w:color w:val="auto"/>
                <w:sz w:val="24"/>
                <w:szCs w:val="24"/>
                <w:lang w:val="kk-KZ"/>
              </w:rPr>
            </w:pPr>
            <w:r w:rsidRPr="00945E85">
              <w:rPr>
                <w:rFonts w:ascii="Times New Roman" w:hAnsi="Times New Roman" w:cs="Times New Roman"/>
                <w:b w:val="0"/>
                <w:bCs/>
                <w:color w:val="auto"/>
                <w:sz w:val="24"/>
                <w:szCs w:val="24"/>
              </w:rPr>
              <w:t>Документ «Списание ТМЗ», «Требование накладная ТМЗ», «Реализация ТМЗ и Услуг»</w:t>
            </w:r>
          </w:p>
        </w:tc>
        <w:tc>
          <w:tcPr>
            <w:tcW w:w="4678" w:type="dxa"/>
            <w:shd w:val="clear" w:color="auto" w:fill="auto"/>
            <w:vAlign w:val="center"/>
          </w:tcPr>
          <w:p w14:paraId="65542821" w14:textId="2E9F20FC"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списания </w:t>
            </w:r>
            <w:r w:rsidRPr="00945E85">
              <w:rPr>
                <w:rFonts w:ascii="Times New Roman" w:hAnsi="Times New Roman" w:cs="Times New Roman"/>
                <w:b w:val="0"/>
                <w:bCs/>
                <w:color w:val="auto"/>
                <w:sz w:val="24"/>
                <w:szCs w:val="24"/>
              </w:rPr>
              <w:t>ТМЦ</w:t>
            </w:r>
          </w:p>
        </w:tc>
      </w:tr>
      <w:tr w:rsidR="00475B5A" w14:paraId="575B004F" w14:textId="77777777" w:rsidTr="007C7B5F">
        <w:tc>
          <w:tcPr>
            <w:tcW w:w="496" w:type="dxa"/>
            <w:vAlign w:val="center"/>
          </w:tcPr>
          <w:p w14:paraId="48F6DF70" w14:textId="7E37D3AC"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35</w:t>
            </w:r>
          </w:p>
        </w:tc>
        <w:tc>
          <w:tcPr>
            <w:tcW w:w="4891" w:type="dxa"/>
            <w:shd w:val="clear" w:color="auto" w:fill="auto"/>
            <w:vAlign w:val="center"/>
          </w:tcPr>
          <w:p w14:paraId="41E6AA06" w14:textId="5A45F94D" w:rsidR="00475B5A" w:rsidRPr="00945E85"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c>
          <w:tcPr>
            <w:tcW w:w="4678" w:type="dxa"/>
            <w:shd w:val="clear" w:color="auto" w:fill="auto"/>
            <w:vAlign w:val="center"/>
          </w:tcPr>
          <w:p w14:paraId="491575F4" w14:textId="13A849CC"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r>
    </w:tbl>
    <w:p w14:paraId="1431AFCC" w14:textId="0D805BD1" w:rsidR="0038556D" w:rsidRDefault="0038556D" w:rsidP="00D861A9">
      <w:pPr>
        <w:pStyle w:val="1"/>
        <w:spacing w:before="0" w:after="0" w:line="240" w:lineRule="auto"/>
        <w:rPr>
          <w:rFonts w:ascii="Times New Roman" w:hAnsi="Times New Roman" w:cs="Times New Roman"/>
          <w:i/>
          <w:iCs/>
          <w:color w:val="auto"/>
          <w:sz w:val="24"/>
          <w:szCs w:val="24"/>
        </w:rPr>
      </w:pPr>
    </w:p>
    <w:tbl>
      <w:tblPr>
        <w:tblStyle w:val="ae"/>
        <w:tblW w:w="10065" w:type="dxa"/>
        <w:tblInd w:w="-5" w:type="dxa"/>
        <w:tblLook w:val="04A0" w:firstRow="1" w:lastRow="0" w:firstColumn="1" w:lastColumn="0" w:noHBand="0" w:noVBand="1"/>
      </w:tblPr>
      <w:tblGrid>
        <w:gridCol w:w="496"/>
        <w:gridCol w:w="4891"/>
        <w:gridCol w:w="4678"/>
      </w:tblGrid>
      <w:tr w:rsidR="007C7B5F" w14:paraId="36FC0637" w14:textId="77777777" w:rsidTr="00565C50">
        <w:tc>
          <w:tcPr>
            <w:tcW w:w="10065" w:type="dxa"/>
            <w:gridSpan w:val="3"/>
            <w:shd w:val="clear" w:color="auto" w:fill="BFBFBF" w:themeFill="background1" w:themeFillShade="BF"/>
          </w:tcPr>
          <w:p w14:paraId="2FB467BA" w14:textId="77777777" w:rsidR="007C7B5F" w:rsidRPr="00557C1A" w:rsidRDefault="007C7B5F" w:rsidP="00565C50">
            <w:pPr>
              <w:tabs>
                <w:tab w:val="left" w:pos="851"/>
              </w:tabs>
              <w:jc w:val="center"/>
              <w:rPr>
                <w:rFonts w:ascii="Times New Roman" w:hAnsi="Times New Roman" w:cs="Times New Roman"/>
                <w:color w:val="auto"/>
                <w:sz w:val="24"/>
                <w:szCs w:val="24"/>
              </w:rPr>
            </w:pPr>
            <w:r>
              <w:rPr>
                <w:rFonts w:ascii="Times New Roman" w:hAnsi="Times New Roman" w:cs="Times New Roman"/>
                <w:color w:val="auto"/>
                <w:sz w:val="24"/>
                <w:szCs w:val="24"/>
              </w:rPr>
              <w:t>Товарно-материальные ценности</w:t>
            </w:r>
          </w:p>
        </w:tc>
      </w:tr>
      <w:tr w:rsidR="007C7B5F" w14:paraId="2146FD75" w14:textId="77777777" w:rsidTr="00565C50">
        <w:tc>
          <w:tcPr>
            <w:tcW w:w="496" w:type="dxa"/>
            <w:shd w:val="clear" w:color="auto" w:fill="BFBFBF" w:themeFill="background1" w:themeFillShade="BF"/>
          </w:tcPr>
          <w:p w14:paraId="7D8735EE" w14:textId="77777777" w:rsidR="007C7B5F" w:rsidRPr="00557C1A" w:rsidRDefault="007C7B5F" w:rsidP="00565C50">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1" w:type="dxa"/>
            <w:shd w:val="clear" w:color="auto" w:fill="BFBFBF" w:themeFill="background1" w:themeFillShade="BF"/>
          </w:tcPr>
          <w:p w14:paraId="472CF661" w14:textId="4456D23B" w:rsidR="007C7B5F" w:rsidRPr="00557C1A" w:rsidRDefault="007C7B5F" w:rsidP="00565C50">
            <w:pPr>
              <w:tabs>
                <w:tab w:val="left" w:pos="851"/>
              </w:tabs>
              <w:jc w:val="both"/>
              <w:rPr>
                <w:rFonts w:ascii="Times New Roman" w:hAnsi="Times New Roman" w:cs="Times New Roman"/>
                <w:color w:val="auto"/>
                <w:sz w:val="24"/>
                <w:szCs w:val="24"/>
                <w:lang w:val="en-US"/>
              </w:rPr>
            </w:pPr>
            <w:r w:rsidRPr="007C7B5F">
              <w:rPr>
                <w:rFonts w:ascii="Times New Roman" w:hAnsi="Times New Roman" w:cs="Times New Roman"/>
                <w:color w:val="auto"/>
                <w:sz w:val="24"/>
                <w:szCs w:val="24"/>
                <w:lang w:val="en-US"/>
              </w:rPr>
              <w:t>Реквизитный состав АСКОУ ARG</w:t>
            </w:r>
          </w:p>
        </w:tc>
        <w:tc>
          <w:tcPr>
            <w:tcW w:w="4678" w:type="dxa"/>
            <w:shd w:val="clear" w:color="auto" w:fill="BFBFBF" w:themeFill="background1" w:themeFillShade="BF"/>
          </w:tcPr>
          <w:p w14:paraId="22F4B817" w14:textId="0E4DFCAB" w:rsidR="007C7B5F" w:rsidRPr="007C7B5F" w:rsidRDefault="007C7B5F" w:rsidP="00565C50">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Реквизитный состав 1С: УПП</w:t>
            </w:r>
          </w:p>
        </w:tc>
      </w:tr>
      <w:tr w:rsidR="007C7B5F" w14:paraId="576607BF" w14:textId="77777777" w:rsidTr="00565C50">
        <w:tc>
          <w:tcPr>
            <w:tcW w:w="496" w:type="dxa"/>
            <w:vAlign w:val="center"/>
          </w:tcPr>
          <w:p w14:paraId="3B7646B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1" w:type="dxa"/>
            <w:shd w:val="clear" w:color="auto" w:fill="auto"/>
            <w:vAlign w:val="center"/>
          </w:tcPr>
          <w:p w14:paraId="438308A9" w14:textId="13C0039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Наименование документа</w:t>
            </w:r>
          </w:p>
        </w:tc>
        <w:tc>
          <w:tcPr>
            <w:tcW w:w="4678" w:type="dxa"/>
            <w:shd w:val="clear" w:color="auto" w:fill="auto"/>
            <w:vAlign w:val="center"/>
          </w:tcPr>
          <w:p w14:paraId="14F007C0" w14:textId="4C94B5E7" w:rsidR="007C7B5F" w:rsidRPr="00945E85"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Наименование документа</w:t>
            </w:r>
          </w:p>
        </w:tc>
      </w:tr>
      <w:tr w:rsidR="007C7B5F" w14:paraId="5218B0C7" w14:textId="77777777" w:rsidTr="00565C50">
        <w:tc>
          <w:tcPr>
            <w:tcW w:w="496" w:type="dxa"/>
            <w:vAlign w:val="center"/>
          </w:tcPr>
          <w:p w14:paraId="004410A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1" w:type="dxa"/>
            <w:shd w:val="clear" w:color="auto" w:fill="auto"/>
            <w:vAlign w:val="center"/>
          </w:tcPr>
          <w:p w14:paraId="4E402146" w14:textId="42F805C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Дата документа</w:t>
            </w:r>
          </w:p>
        </w:tc>
        <w:tc>
          <w:tcPr>
            <w:tcW w:w="4678" w:type="dxa"/>
            <w:shd w:val="clear" w:color="auto" w:fill="auto"/>
            <w:vAlign w:val="center"/>
          </w:tcPr>
          <w:p w14:paraId="0D495A45" w14:textId="00134C05" w:rsidR="007C7B5F" w:rsidRPr="00323AB1"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Дата документа</w:t>
            </w:r>
          </w:p>
        </w:tc>
      </w:tr>
      <w:tr w:rsidR="007C7B5F" w14:paraId="689E143E" w14:textId="77777777" w:rsidTr="00565C50">
        <w:tc>
          <w:tcPr>
            <w:tcW w:w="496" w:type="dxa"/>
            <w:vAlign w:val="center"/>
          </w:tcPr>
          <w:p w14:paraId="1842A67A"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3</w:t>
            </w:r>
          </w:p>
        </w:tc>
        <w:tc>
          <w:tcPr>
            <w:tcW w:w="4891" w:type="dxa"/>
            <w:shd w:val="clear" w:color="auto" w:fill="auto"/>
            <w:vAlign w:val="center"/>
          </w:tcPr>
          <w:p w14:paraId="4FF9442D" w14:textId="792A189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Номер документа</w:t>
            </w:r>
          </w:p>
        </w:tc>
        <w:tc>
          <w:tcPr>
            <w:tcW w:w="4678" w:type="dxa"/>
            <w:shd w:val="clear" w:color="auto" w:fill="auto"/>
            <w:vAlign w:val="center"/>
          </w:tcPr>
          <w:p w14:paraId="28B9527B" w14:textId="7F57FAE8" w:rsidR="007C7B5F" w:rsidRPr="00323AB1"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Номер документа</w:t>
            </w:r>
          </w:p>
        </w:tc>
      </w:tr>
      <w:tr w:rsidR="007C7B5F" w14:paraId="5F08B195" w14:textId="77777777" w:rsidTr="00565C50">
        <w:tc>
          <w:tcPr>
            <w:tcW w:w="496" w:type="dxa"/>
            <w:vAlign w:val="center"/>
          </w:tcPr>
          <w:p w14:paraId="137B8D61"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4</w:t>
            </w:r>
          </w:p>
        </w:tc>
        <w:tc>
          <w:tcPr>
            <w:tcW w:w="4891" w:type="dxa"/>
            <w:shd w:val="clear" w:color="auto" w:fill="auto"/>
            <w:vAlign w:val="center"/>
          </w:tcPr>
          <w:p w14:paraId="05EB8993" w14:textId="05636235" w:rsidR="007C7B5F" w:rsidRPr="007C7B5F" w:rsidRDefault="00475B5A"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Организация</w:t>
            </w:r>
            <w:r w:rsidR="007C7B5F" w:rsidRPr="007C7B5F">
              <w:rPr>
                <w:rFonts w:ascii="Times New Roman" w:hAnsi="Times New Roman" w:cs="Times New Roman"/>
                <w:b w:val="0"/>
                <w:bCs/>
                <w:color w:val="auto"/>
                <w:sz w:val="24"/>
                <w:szCs w:val="24"/>
              </w:rPr>
              <w:t xml:space="preserve"> </w:t>
            </w:r>
          </w:p>
        </w:tc>
        <w:tc>
          <w:tcPr>
            <w:tcW w:w="4678" w:type="dxa"/>
            <w:shd w:val="clear" w:color="auto" w:fill="auto"/>
            <w:vAlign w:val="center"/>
          </w:tcPr>
          <w:p w14:paraId="38097CE2" w14:textId="39A4A624" w:rsidR="007C7B5F" w:rsidRPr="00323AB1" w:rsidRDefault="00475B5A"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Организация</w:t>
            </w:r>
            <w:r w:rsidR="007C7B5F" w:rsidRPr="007C7B5F">
              <w:rPr>
                <w:rFonts w:ascii="Times New Roman" w:hAnsi="Times New Roman" w:cs="Times New Roman"/>
                <w:b w:val="0"/>
                <w:bCs/>
                <w:color w:val="auto"/>
                <w:sz w:val="24"/>
                <w:szCs w:val="24"/>
              </w:rPr>
              <w:t xml:space="preserve"> </w:t>
            </w:r>
          </w:p>
        </w:tc>
      </w:tr>
      <w:tr w:rsidR="007C7B5F" w14:paraId="7404200C" w14:textId="77777777" w:rsidTr="00565C50">
        <w:tc>
          <w:tcPr>
            <w:tcW w:w="496" w:type="dxa"/>
            <w:vAlign w:val="center"/>
          </w:tcPr>
          <w:p w14:paraId="6B9185E8"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5</w:t>
            </w:r>
          </w:p>
        </w:tc>
        <w:tc>
          <w:tcPr>
            <w:tcW w:w="4891" w:type="dxa"/>
            <w:shd w:val="clear" w:color="auto" w:fill="auto"/>
            <w:vAlign w:val="center"/>
          </w:tcPr>
          <w:p w14:paraId="48CAFAE2" w14:textId="4B821EE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Склад</w:t>
            </w:r>
          </w:p>
        </w:tc>
        <w:tc>
          <w:tcPr>
            <w:tcW w:w="4678" w:type="dxa"/>
            <w:shd w:val="clear" w:color="auto" w:fill="auto"/>
            <w:vAlign w:val="center"/>
          </w:tcPr>
          <w:p w14:paraId="2E0795A1" w14:textId="0A67794A" w:rsidR="007C7B5F" w:rsidRPr="00945E85"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Склад</w:t>
            </w:r>
          </w:p>
        </w:tc>
      </w:tr>
      <w:tr w:rsidR="007C7B5F" w14:paraId="0308D46B" w14:textId="77777777" w:rsidTr="00565C50">
        <w:tc>
          <w:tcPr>
            <w:tcW w:w="496" w:type="dxa"/>
            <w:vAlign w:val="center"/>
          </w:tcPr>
          <w:p w14:paraId="5D4E4F0A"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6</w:t>
            </w:r>
          </w:p>
        </w:tc>
        <w:tc>
          <w:tcPr>
            <w:tcW w:w="4891" w:type="dxa"/>
            <w:shd w:val="clear" w:color="auto" w:fill="auto"/>
            <w:vAlign w:val="center"/>
          </w:tcPr>
          <w:p w14:paraId="203B1504" w14:textId="68FC8250"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Номенклатура ТМЦ</w:t>
            </w:r>
          </w:p>
        </w:tc>
        <w:tc>
          <w:tcPr>
            <w:tcW w:w="4678" w:type="dxa"/>
            <w:shd w:val="clear" w:color="auto" w:fill="auto"/>
            <w:vAlign w:val="center"/>
          </w:tcPr>
          <w:p w14:paraId="15A200E3" w14:textId="3EA4D131" w:rsidR="007C7B5F" w:rsidRPr="00945E85"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Номенклатура ТМЦ</w:t>
            </w:r>
          </w:p>
        </w:tc>
      </w:tr>
      <w:tr w:rsidR="007C7B5F" w14:paraId="05463DF6" w14:textId="77777777" w:rsidTr="00565C50">
        <w:tc>
          <w:tcPr>
            <w:tcW w:w="496" w:type="dxa"/>
            <w:vAlign w:val="center"/>
          </w:tcPr>
          <w:p w14:paraId="04C9B915"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7</w:t>
            </w:r>
          </w:p>
        </w:tc>
        <w:tc>
          <w:tcPr>
            <w:tcW w:w="4891" w:type="dxa"/>
            <w:shd w:val="clear" w:color="auto" w:fill="auto"/>
            <w:vAlign w:val="center"/>
          </w:tcPr>
          <w:p w14:paraId="49CE148D" w14:textId="2A9AB9C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Номенклатурная группа</w:t>
            </w:r>
          </w:p>
        </w:tc>
        <w:tc>
          <w:tcPr>
            <w:tcW w:w="4678" w:type="dxa"/>
            <w:shd w:val="clear" w:color="auto" w:fill="auto"/>
            <w:vAlign w:val="center"/>
          </w:tcPr>
          <w:p w14:paraId="01F73F5B" w14:textId="53FA1F50" w:rsidR="007C7B5F" w:rsidRPr="00945E85"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Номенклатурная группа</w:t>
            </w:r>
          </w:p>
        </w:tc>
      </w:tr>
      <w:tr w:rsidR="007C7B5F" w14:paraId="352B046F" w14:textId="77777777" w:rsidTr="00565C50">
        <w:tc>
          <w:tcPr>
            <w:tcW w:w="496" w:type="dxa"/>
            <w:vAlign w:val="center"/>
          </w:tcPr>
          <w:p w14:paraId="72C3A6D0"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8</w:t>
            </w:r>
          </w:p>
        </w:tc>
        <w:tc>
          <w:tcPr>
            <w:tcW w:w="4891" w:type="dxa"/>
            <w:shd w:val="clear" w:color="auto" w:fill="auto"/>
            <w:vAlign w:val="center"/>
          </w:tcPr>
          <w:p w14:paraId="56E35CFB" w14:textId="310EB615"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Характеристика</w:t>
            </w:r>
          </w:p>
        </w:tc>
        <w:tc>
          <w:tcPr>
            <w:tcW w:w="4678" w:type="dxa"/>
            <w:shd w:val="clear" w:color="auto" w:fill="auto"/>
            <w:vAlign w:val="center"/>
          </w:tcPr>
          <w:p w14:paraId="6B72FB99" w14:textId="3D902A16" w:rsidR="007C7B5F" w:rsidRPr="00475B5A" w:rsidRDefault="007C7B5F" w:rsidP="007C7B5F">
            <w:pPr>
              <w:tabs>
                <w:tab w:val="left" w:pos="851"/>
              </w:tabs>
              <w:rPr>
                <w:rFonts w:ascii="Times New Roman" w:hAnsi="Times New Roman" w:cs="Times New Roman"/>
                <w:color w:val="auto"/>
                <w:sz w:val="24"/>
                <w:szCs w:val="24"/>
              </w:rPr>
            </w:pPr>
            <w:r w:rsidRPr="00475B5A">
              <w:rPr>
                <w:rFonts w:ascii="Times New Roman" w:hAnsi="Times New Roman" w:cs="Times New Roman"/>
                <w:b w:val="0"/>
                <w:bCs/>
                <w:color w:val="auto"/>
                <w:sz w:val="24"/>
                <w:szCs w:val="24"/>
              </w:rPr>
              <w:t>Характеристика</w:t>
            </w:r>
          </w:p>
        </w:tc>
      </w:tr>
      <w:tr w:rsidR="007C7B5F" w14:paraId="5322E347" w14:textId="77777777" w:rsidTr="00565C50">
        <w:tc>
          <w:tcPr>
            <w:tcW w:w="496" w:type="dxa"/>
            <w:vAlign w:val="center"/>
          </w:tcPr>
          <w:p w14:paraId="4E55E6DF"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9</w:t>
            </w:r>
          </w:p>
        </w:tc>
        <w:tc>
          <w:tcPr>
            <w:tcW w:w="4891" w:type="dxa"/>
            <w:shd w:val="clear" w:color="auto" w:fill="auto"/>
            <w:vAlign w:val="center"/>
          </w:tcPr>
          <w:p w14:paraId="5086DCF7" w14:textId="185A11F7"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Единица измерения</w:t>
            </w:r>
          </w:p>
        </w:tc>
        <w:tc>
          <w:tcPr>
            <w:tcW w:w="4678" w:type="dxa"/>
            <w:shd w:val="clear" w:color="auto" w:fill="auto"/>
            <w:vAlign w:val="center"/>
          </w:tcPr>
          <w:p w14:paraId="60D7D568" w14:textId="5EAB68A7"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Единица измерения</w:t>
            </w:r>
          </w:p>
        </w:tc>
      </w:tr>
      <w:tr w:rsidR="00475B5A" w14:paraId="326051A5" w14:textId="77777777" w:rsidTr="00565C50">
        <w:tc>
          <w:tcPr>
            <w:tcW w:w="496" w:type="dxa"/>
            <w:vAlign w:val="center"/>
          </w:tcPr>
          <w:p w14:paraId="5418E0E2" w14:textId="3145F836" w:rsidR="00475B5A" w:rsidRPr="007C7B5F"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1" w:type="dxa"/>
            <w:shd w:val="clear" w:color="auto" w:fill="auto"/>
            <w:vAlign w:val="center"/>
          </w:tcPr>
          <w:p w14:paraId="597833AA" w14:textId="4E81584C" w:rsidR="00475B5A" w:rsidRPr="00475B5A"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Фактическое количество</w:t>
            </w:r>
            <w:r w:rsidRPr="00475B5A">
              <w:rPr>
                <w:rStyle w:val="af7"/>
                <w:rFonts w:ascii="Times New Roman" w:hAnsi="Times New Roman" w:cs="Times New Roman"/>
                <w:color w:val="auto"/>
                <w:sz w:val="24"/>
                <w:szCs w:val="24"/>
              </w:rPr>
              <w:t xml:space="preserve"> ТМЦ</w:t>
            </w:r>
          </w:p>
        </w:tc>
        <w:tc>
          <w:tcPr>
            <w:tcW w:w="4678" w:type="dxa"/>
            <w:shd w:val="clear" w:color="auto" w:fill="auto"/>
            <w:vAlign w:val="center"/>
          </w:tcPr>
          <w:p w14:paraId="7362DA5F" w14:textId="0B278FC7" w:rsidR="00475B5A" w:rsidRPr="00475B5A"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Учетное количество</w:t>
            </w:r>
            <w:r w:rsidRPr="00475B5A">
              <w:rPr>
                <w:rStyle w:val="af7"/>
                <w:rFonts w:ascii="Times New Roman" w:hAnsi="Times New Roman" w:cs="Times New Roman"/>
                <w:color w:val="auto"/>
                <w:sz w:val="24"/>
                <w:szCs w:val="24"/>
              </w:rPr>
              <w:t xml:space="preserve"> ТМЦ</w:t>
            </w:r>
          </w:p>
        </w:tc>
      </w:tr>
      <w:tr w:rsidR="00475B5A" w14:paraId="226529E5" w14:textId="77777777" w:rsidTr="00565C50">
        <w:tc>
          <w:tcPr>
            <w:tcW w:w="496" w:type="dxa"/>
            <w:vAlign w:val="center"/>
          </w:tcPr>
          <w:p w14:paraId="58E1C3B0" w14:textId="6909D2E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1" w:type="dxa"/>
            <w:shd w:val="clear" w:color="auto" w:fill="auto"/>
            <w:vAlign w:val="center"/>
          </w:tcPr>
          <w:p w14:paraId="681D1EA3" w14:textId="267A7DBF" w:rsidR="00475B5A" w:rsidRPr="007C7B5F" w:rsidRDefault="00475B5A" w:rsidP="00475B5A">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МОЛ</w:t>
            </w:r>
          </w:p>
        </w:tc>
        <w:tc>
          <w:tcPr>
            <w:tcW w:w="4678" w:type="dxa"/>
            <w:shd w:val="clear" w:color="auto" w:fill="auto"/>
            <w:vAlign w:val="center"/>
          </w:tcPr>
          <w:p w14:paraId="402D3C0A" w14:textId="3E1792A0" w:rsidR="00475B5A" w:rsidRPr="007C7B5F" w:rsidRDefault="00475B5A" w:rsidP="00475B5A">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МОЛ</w:t>
            </w:r>
          </w:p>
        </w:tc>
      </w:tr>
      <w:tr w:rsidR="00475B5A" w14:paraId="31AD3841" w14:textId="77777777" w:rsidTr="00565C50">
        <w:tc>
          <w:tcPr>
            <w:tcW w:w="496" w:type="dxa"/>
            <w:vAlign w:val="center"/>
          </w:tcPr>
          <w:p w14:paraId="1E04FD00" w14:textId="735281C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1" w:type="dxa"/>
            <w:shd w:val="clear" w:color="auto" w:fill="auto"/>
            <w:vAlign w:val="center"/>
          </w:tcPr>
          <w:p w14:paraId="406AB56D" w14:textId="4D7804F1" w:rsidR="00475B5A" w:rsidRPr="007C7B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Цена</w:t>
            </w:r>
          </w:p>
        </w:tc>
        <w:tc>
          <w:tcPr>
            <w:tcW w:w="4678" w:type="dxa"/>
            <w:shd w:val="clear" w:color="auto" w:fill="auto"/>
            <w:vAlign w:val="center"/>
          </w:tcPr>
          <w:p w14:paraId="58BEFAED" w14:textId="7FF61020" w:rsidR="00475B5A" w:rsidRPr="007C7B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Цена</w:t>
            </w:r>
          </w:p>
        </w:tc>
      </w:tr>
      <w:tr w:rsidR="00475B5A" w14:paraId="4B794030" w14:textId="77777777" w:rsidTr="00565C50">
        <w:tc>
          <w:tcPr>
            <w:tcW w:w="496" w:type="dxa"/>
            <w:vAlign w:val="center"/>
          </w:tcPr>
          <w:p w14:paraId="43B373DF" w14:textId="052417D3"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1" w:type="dxa"/>
            <w:shd w:val="clear" w:color="auto" w:fill="auto"/>
            <w:vAlign w:val="center"/>
          </w:tcPr>
          <w:p w14:paraId="56711B82" w14:textId="2A2491A2" w:rsidR="00475B5A"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c>
          <w:tcPr>
            <w:tcW w:w="4678" w:type="dxa"/>
            <w:shd w:val="clear" w:color="auto" w:fill="auto"/>
            <w:vAlign w:val="center"/>
          </w:tcPr>
          <w:p w14:paraId="4C3940D6" w14:textId="26E3C689" w:rsidR="00475B5A"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r>
    </w:tbl>
    <w:p w14:paraId="2029377C" w14:textId="77777777" w:rsidR="007C7B5F" w:rsidRDefault="007C7B5F" w:rsidP="00D861A9">
      <w:pPr>
        <w:pStyle w:val="1"/>
        <w:spacing w:before="0" w:after="0" w:line="240" w:lineRule="auto"/>
        <w:rPr>
          <w:rFonts w:ascii="Times New Roman" w:hAnsi="Times New Roman" w:cs="Times New Roman"/>
          <w:i/>
          <w:iCs/>
          <w:color w:val="auto"/>
          <w:sz w:val="24"/>
          <w:szCs w:val="24"/>
        </w:rPr>
      </w:pPr>
    </w:p>
    <w:p w14:paraId="6282D7AF" w14:textId="331A52B5" w:rsidR="00D861A9" w:rsidRDefault="00D861A9" w:rsidP="00D861A9">
      <w:pPr>
        <w:pStyle w:val="1"/>
        <w:spacing w:before="0" w:after="0" w:line="240" w:lineRule="auto"/>
        <w:rPr>
          <w:rFonts w:ascii="Times New Roman" w:hAnsi="Times New Roman" w:cs="Times New Roman"/>
          <w:i/>
          <w:iCs/>
          <w:color w:val="auto"/>
          <w:sz w:val="24"/>
          <w:szCs w:val="24"/>
        </w:rPr>
      </w:pPr>
      <w:bookmarkStart w:id="108" w:name="_Toc181263070"/>
      <w:r w:rsidRPr="00BC6FB3">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1.3</w:t>
      </w:r>
      <w:r w:rsidRPr="00BC6FB3">
        <w:rPr>
          <w:rFonts w:ascii="Times New Roman" w:hAnsi="Times New Roman" w:cs="Times New Roman"/>
          <w:i/>
          <w:iCs/>
          <w:color w:val="auto"/>
          <w:sz w:val="24"/>
          <w:szCs w:val="24"/>
        </w:rPr>
        <w:t xml:space="preserve"> </w:t>
      </w:r>
      <w:r w:rsidR="0038556D">
        <w:rPr>
          <w:rFonts w:ascii="Times New Roman" w:hAnsi="Times New Roman" w:cs="Times New Roman"/>
          <w:i/>
          <w:iCs/>
          <w:color w:val="auto"/>
          <w:sz w:val="24"/>
          <w:szCs w:val="24"/>
        </w:rPr>
        <w:t>П</w:t>
      </w:r>
      <w:r w:rsidR="00216375">
        <w:rPr>
          <w:rFonts w:ascii="Times New Roman" w:hAnsi="Times New Roman" w:cs="Times New Roman"/>
          <w:i/>
          <w:iCs/>
          <w:color w:val="auto"/>
          <w:sz w:val="24"/>
          <w:szCs w:val="24"/>
        </w:rPr>
        <w:t>ринципы м</w:t>
      </w:r>
      <w:r w:rsidRPr="00BC6FB3">
        <w:rPr>
          <w:rFonts w:ascii="Times New Roman" w:hAnsi="Times New Roman" w:cs="Times New Roman"/>
          <w:i/>
          <w:iCs/>
          <w:color w:val="auto"/>
          <w:sz w:val="24"/>
          <w:szCs w:val="24"/>
        </w:rPr>
        <w:t>еханизм</w:t>
      </w:r>
      <w:r w:rsidR="00216375">
        <w:rPr>
          <w:rFonts w:ascii="Times New Roman" w:hAnsi="Times New Roman" w:cs="Times New Roman"/>
          <w:i/>
          <w:iCs/>
          <w:color w:val="auto"/>
          <w:sz w:val="24"/>
          <w:szCs w:val="24"/>
        </w:rPr>
        <w:t>а</w:t>
      </w:r>
      <w:r w:rsidRPr="00BC6FB3">
        <w:rPr>
          <w:rFonts w:ascii="Times New Roman" w:hAnsi="Times New Roman" w:cs="Times New Roman"/>
          <w:i/>
          <w:iCs/>
          <w:color w:val="auto"/>
          <w:sz w:val="24"/>
          <w:szCs w:val="24"/>
        </w:rPr>
        <w:t xml:space="preserve"> интеграции</w:t>
      </w:r>
      <w:bookmarkEnd w:id="108"/>
    </w:p>
    <w:p w14:paraId="7E955E99" w14:textId="77777777" w:rsidR="00EF6AE5" w:rsidRDefault="00216375" w:rsidP="00216375">
      <w:pPr>
        <w:pStyle w:val="af6"/>
        <w:tabs>
          <w:tab w:val="left" w:pos="851"/>
        </w:tabs>
        <w:spacing w:before="0" w:beforeAutospacing="0" w:after="0" w:afterAutospacing="0"/>
        <w:ind w:firstLine="567"/>
        <w:jc w:val="both"/>
      </w:pPr>
      <w:r w:rsidRPr="00F7223A">
        <w:t>Основным транспортным каналом для обмена данными между 1С</w:t>
      </w:r>
      <w:r w:rsidR="00F7223A" w:rsidRPr="00F7223A">
        <w:t>:</w:t>
      </w:r>
      <w:r w:rsidR="00D15D25">
        <w:t xml:space="preserve"> </w:t>
      </w:r>
      <w:r w:rsidR="00F7223A" w:rsidRPr="00F7223A">
        <w:t>УПП</w:t>
      </w:r>
      <w:r w:rsidRPr="00F7223A">
        <w:t xml:space="preserve"> и АСКОУ</w:t>
      </w:r>
      <w:r w:rsidR="00D15D25">
        <w:t xml:space="preserve"> </w:t>
      </w:r>
      <w:r w:rsidR="00D15D25">
        <w:rPr>
          <w:lang w:val="en-US"/>
        </w:rPr>
        <w:t>ARG</w:t>
      </w:r>
      <w:r w:rsidRPr="00F7223A">
        <w:t xml:space="preserve"> является</w:t>
      </w:r>
      <w:r w:rsidR="00EF6AE5" w:rsidRPr="00812E8C">
        <w:t xml:space="preserve"> </w:t>
      </w:r>
      <w:r w:rsidR="00EF6AE5" w:rsidRPr="00EF6AE5">
        <w:rPr>
          <w:b/>
          <w:bCs/>
          <w:lang w:val="kk-KZ"/>
        </w:rPr>
        <w:t>автоматизированный</w:t>
      </w:r>
      <w:r w:rsidRPr="00EF6AE5">
        <w:rPr>
          <w:b/>
          <w:bCs/>
        </w:rPr>
        <w:t xml:space="preserve"> файловый обмен</w:t>
      </w:r>
      <w:r w:rsidRPr="00945E85">
        <w:t xml:space="preserve"> в пакетном режиме с установленной периодичностью. </w:t>
      </w:r>
    </w:p>
    <w:p w14:paraId="4E14DE89" w14:textId="209410F1" w:rsidR="00216375" w:rsidRPr="00A56756" w:rsidRDefault="00EC5950" w:rsidP="00216375">
      <w:pPr>
        <w:pStyle w:val="af6"/>
        <w:tabs>
          <w:tab w:val="left" w:pos="851"/>
        </w:tabs>
        <w:spacing w:before="0" w:beforeAutospacing="0" w:after="0" w:afterAutospacing="0"/>
        <w:ind w:firstLine="567"/>
        <w:jc w:val="both"/>
        <w:rPr>
          <w:highlight w:val="yellow"/>
        </w:rPr>
      </w:pPr>
      <w:r>
        <w:t>Также ф</w:t>
      </w:r>
      <w:r w:rsidR="00741652" w:rsidRPr="00945E85">
        <w:t xml:space="preserve">айловый обмен </w:t>
      </w:r>
      <w:r w:rsidR="00FE76D1" w:rsidRPr="00945E85">
        <w:t>будет производиться</w:t>
      </w:r>
      <w:r w:rsidR="00741652" w:rsidRPr="00945E85">
        <w:t xml:space="preserve"> </w:t>
      </w:r>
      <w:r w:rsidR="00741652" w:rsidRPr="00EF6AE5">
        <w:rPr>
          <w:b/>
          <w:bCs/>
        </w:rPr>
        <w:t>администратором системы по запросу пользователей</w:t>
      </w:r>
      <w:r w:rsidR="00EF6AE5" w:rsidRPr="00EF6AE5">
        <w:rPr>
          <w:b/>
          <w:bCs/>
        </w:rPr>
        <w:t>.</w:t>
      </w:r>
      <w:r w:rsidR="00FE76D1" w:rsidRPr="00EF6AE5">
        <w:rPr>
          <w:highlight w:val="yellow"/>
        </w:rPr>
        <w:t xml:space="preserve"> </w:t>
      </w:r>
    </w:p>
    <w:p w14:paraId="2974287F" w14:textId="3F71DFA4" w:rsidR="00102366" w:rsidRPr="00BB2F81" w:rsidRDefault="00102366" w:rsidP="00102366">
      <w:pPr>
        <w:pStyle w:val="af6"/>
        <w:tabs>
          <w:tab w:val="left" w:pos="851"/>
        </w:tabs>
        <w:spacing w:before="0" w:beforeAutospacing="0" w:after="0" w:afterAutospacing="0"/>
        <w:ind w:firstLine="567"/>
        <w:jc w:val="both"/>
      </w:pPr>
      <w:r w:rsidRPr="00FE76D1">
        <w:t xml:space="preserve">При наличии технических и организационных возможностей для обмена данными могут использоваться </w:t>
      </w:r>
      <w:r w:rsidRPr="00FE76D1">
        <w:rPr>
          <w:lang w:val="en-US"/>
        </w:rPr>
        <w:t>SOAP</w:t>
      </w:r>
      <w:r w:rsidRPr="00FE76D1">
        <w:t xml:space="preserve"> протокол или набор методов </w:t>
      </w:r>
      <w:r w:rsidRPr="00FE76D1">
        <w:rPr>
          <w:lang w:val="en-US"/>
        </w:rPr>
        <w:t>ReST</w:t>
      </w:r>
      <w:r w:rsidR="00E136D5">
        <w:t xml:space="preserve"> </w:t>
      </w:r>
      <w:r w:rsidRPr="00FE76D1">
        <w:t>для проведения обмена в режиме онлайн.</w:t>
      </w:r>
    </w:p>
    <w:p w14:paraId="11A9FD1F" w14:textId="4BEDAC4A" w:rsidR="00216375" w:rsidRPr="00F7223A" w:rsidRDefault="00216375" w:rsidP="00216375">
      <w:pPr>
        <w:pStyle w:val="af6"/>
        <w:tabs>
          <w:tab w:val="left" w:pos="851"/>
        </w:tabs>
        <w:spacing w:before="0" w:beforeAutospacing="0" w:after="0" w:afterAutospacing="0"/>
        <w:ind w:firstLine="567"/>
        <w:jc w:val="both"/>
      </w:pPr>
      <w:r w:rsidRPr="00F7223A">
        <w:t xml:space="preserve">Основной учетной системой является </w:t>
      </w:r>
      <w:r w:rsidR="00F7223A" w:rsidRPr="00F7223A">
        <w:t>1С:</w:t>
      </w:r>
      <w:r w:rsidR="00D15D25">
        <w:t xml:space="preserve"> </w:t>
      </w:r>
      <w:r w:rsidR="00F7223A" w:rsidRPr="00F7223A">
        <w:t>УПП</w:t>
      </w:r>
      <w:r w:rsidRPr="00F7223A">
        <w:t xml:space="preserve">. Соответственно справочники </w:t>
      </w:r>
      <w:r w:rsidR="00F7223A" w:rsidRPr="00F7223A">
        <w:t>1С:</w:t>
      </w:r>
      <w:r w:rsidR="00D15D25">
        <w:t xml:space="preserve"> </w:t>
      </w:r>
      <w:r w:rsidR="00F7223A" w:rsidRPr="00F7223A">
        <w:t xml:space="preserve">УПП </w:t>
      </w:r>
      <w:r w:rsidRPr="00F7223A">
        <w:t xml:space="preserve">являются мастер-справочниками. Все добавления, изменения, удаления справочной информации проводятся в системе </w:t>
      </w:r>
      <w:r w:rsidR="00F7223A" w:rsidRPr="00F7223A">
        <w:t>1С:</w:t>
      </w:r>
      <w:r w:rsidR="00D15D25" w:rsidRPr="00D15D25">
        <w:t xml:space="preserve"> </w:t>
      </w:r>
      <w:r w:rsidR="00F7223A" w:rsidRPr="00F7223A">
        <w:t xml:space="preserve">УПП </w:t>
      </w:r>
      <w:r w:rsidRPr="00F7223A">
        <w:t xml:space="preserve">с последующей синхронизацией данных в систему АСКОУ. Ввод документов, любые изменения в журналах и регистрах проводятся первоначально в </w:t>
      </w:r>
      <w:r w:rsidR="00F7223A" w:rsidRPr="00F7223A">
        <w:t>1С:</w:t>
      </w:r>
      <w:r w:rsidR="00D15D25" w:rsidRPr="00D15D25">
        <w:t xml:space="preserve"> </w:t>
      </w:r>
      <w:r w:rsidR="00F7223A" w:rsidRPr="00F7223A">
        <w:t xml:space="preserve">УПП </w:t>
      </w:r>
      <w:r w:rsidRPr="00F7223A">
        <w:t>с последующей выгрузкой данных в АСКОУ</w:t>
      </w:r>
      <w:r w:rsidR="00D15D25" w:rsidRPr="00D15D25">
        <w:t xml:space="preserve"> </w:t>
      </w:r>
      <w:r w:rsidR="00D15D25">
        <w:rPr>
          <w:lang w:val="en-US"/>
        </w:rPr>
        <w:t>ARG</w:t>
      </w:r>
      <w:r w:rsidRPr="00F7223A">
        <w:t>. Таким образом учетная информация в АСКОУ</w:t>
      </w:r>
      <w:r w:rsidR="00D15D25" w:rsidRPr="00D15D25">
        <w:t xml:space="preserve"> </w:t>
      </w:r>
      <w:r w:rsidR="00D15D25">
        <w:rPr>
          <w:lang w:val="en-US"/>
        </w:rPr>
        <w:t>ARG</w:t>
      </w:r>
      <w:r w:rsidRPr="00F7223A">
        <w:t xml:space="preserve"> представлена в первую очередь в виде журналов и регистров.</w:t>
      </w:r>
    </w:p>
    <w:p w14:paraId="41604F73" w14:textId="6B5AA66B" w:rsidR="00216375" w:rsidRDefault="00216375" w:rsidP="00216375">
      <w:pPr>
        <w:pStyle w:val="af6"/>
        <w:tabs>
          <w:tab w:val="left" w:pos="851"/>
        </w:tabs>
        <w:spacing w:before="0" w:beforeAutospacing="0" w:after="0" w:afterAutospacing="0"/>
        <w:ind w:firstLine="567"/>
        <w:jc w:val="both"/>
      </w:pPr>
      <w:r w:rsidRPr="00F7223A">
        <w:t>АСКОУ</w:t>
      </w:r>
      <w:r w:rsidR="00D15D25" w:rsidRPr="00D15D25">
        <w:t xml:space="preserve"> </w:t>
      </w:r>
      <w:r w:rsidR="00D15D25">
        <w:rPr>
          <w:lang w:val="en-US"/>
        </w:rPr>
        <w:t>ARG</w:t>
      </w:r>
      <w:r w:rsidRPr="00F7223A">
        <w:t xml:space="preserve"> может передавать формировать и передавать в </w:t>
      </w:r>
      <w:r w:rsidR="00F7223A" w:rsidRPr="00F7223A">
        <w:t>1С:</w:t>
      </w:r>
      <w:r w:rsidR="00D15D25" w:rsidRPr="00D15D25">
        <w:t xml:space="preserve"> </w:t>
      </w:r>
      <w:r w:rsidR="00F7223A" w:rsidRPr="00F7223A">
        <w:t xml:space="preserve">УПП </w:t>
      </w:r>
      <w:r w:rsidRPr="00F7223A">
        <w:t>документы по инвентаризации ОС</w:t>
      </w:r>
      <w:r w:rsidR="00D15D25">
        <w:rPr>
          <w:lang w:val="kk-KZ"/>
        </w:rPr>
        <w:t>/Т</w:t>
      </w:r>
      <w:r w:rsidRPr="00F7223A">
        <w:t xml:space="preserve">МЦ в статусе черновиков, с последующей проверкой ответственным лицом и проведением в системе </w:t>
      </w:r>
      <w:r w:rsidR="00F7223A" w:rsidRPr="00F7223A">
        <w:t>1С:</w:t>
      </w:r>
      <w:r w:rsidR="00D15D25">
        <w:t xml:space="preserve"> </w:t>
      </w:r>
      <w:r w:rsidR="00F7223A" w:rsidRPr="00F7223A">
        <w:t>УПП</w:t>
      </w:r>
      <w:r w:rsidRPr="00F7223A">
        <w:t>.</w:t>
      </w:r>
    </w:p>
    <w:p w14:paraId="0FAF51E8" w14:textId="748E5B82" w:rsidR="00EC5950" w:rsidRPr="00EC5950" w:rsidRDefault="00EC5950" w:rsidP="00216375">
      <w:pPr>
        <w:pStyle w:val="af6"/>
        <w:tabs>
          <w:tab w:val="left" w:pos="851"/>
        </w:tabs>
        <w:spacing w:before="0" w:beforeAutospacing="0" w:after="0" w:afterAutospacing="0"/>
        <w:ind w:firstLine="567"/>
        <w:jc w:val="both"/>
      </w:pPr>
      <w:r>
        <w:t xml:space="preserve">Интеграция должна предусматривать синхронизацию как с 1С: УПП в АСКОУ </w:t>
      </w:r>
      <w:r>
        <w:rPr>
          <w:lang w:val="en-US"/>
        </w:rPr>
        <w:t>ARG</w:t>
      </w:r>
      <w:r>
        <w:t xml:space="preserve">, так же с  АСКОУ </w:t>
      </w:r>
      <w:r>
        <w:rPr>
          <w:lang w:val="en-US"/>
        </w:rPr>
        <w:t>ARG</w:t>
      </w:r>
      <w:r>
        <w:t xml:space="preserve">  в 1С: УПП.</w:t>
      </w:r>
    </w:p>
    <w:p w14:paraId="50993681" w14:textId="48464F23" w:rsidR="00D861A9" w:rsidRDefault="00102366" w:rsidP="00D861A9">
      <w:pPr>
        <w:pStyle w:val="af6"/>
        <w:spacing w:before="0" w:beforeAutospacing="0" w:after="0" w:afterAutospacing="0"/>
        <w:ind w:firstLine="567"/>
        <w:jc w:val="both"/>
      </w:pPr>
      <w:r>
        <w:t xml:space="preserve">АСКОУ </w:t>
      </w:r>
      <w:r>
        <w:rPr>
          <w:lang w:val="en-US"/>
        </w:rPr>
        <w:t>ARG</w:t>
      </w:r>
      <w:r w:rsidR="00D861A9" w:rsidRPr="00BC6FB3">
        <w:t xml:space="preserve"> реализуется с использованием современных технологий, таких как </w:t>
      </w:r>
      <w:r w:rsidR="00D861A9" w:rsidRPr="00BC6FB3">
        <w:rPr>
          <w:rStyle w:val="af7"/>
          <w:rFonts w:eastAsiaTheme="majorEastAsia"/>
        </w:rPr>
        <w:t>ASP.Net Core 3.0</w:t>
      </w:r>
      <w:r w:rsidR="00D861A9" w:rsidRPr="00BC6FB3">
        <w:t xml:space="preserve">, </w:t>
      </w:r>
      <w:r w:rsidR="00D861A9" w:rsidRPr="00BC6FB3">
        <w:rPr>
          <w:rStyle w:val="af7"/>
          <w:rFonts w:eastAsiaTheme="majorEastAsia"/>
        </w:rPr>
        <w:t>GitLab</w:t>
      </w:r>
      <w:r w:rsidR="00D861A9" w:rsidRPr="00BC6FB3">
        <w:t xml:space="preserve"> и </w:t>
      </w:r>
      <w:r w:rsidR="00D861A9" w:rsidRPr="00BC6FB3">
        <w:rPr>
          <w:rStyle w:val="af7"/>
          <w:rFonts w:eastAsiaTheme="majorEastAsia"/>
        </w:rPr>
        <w:t>Docker</w:t>
      </w:r>
      <w:r w:rsidR="00D861A9" w:rsidRPr="00BC6FB3">
        <w:t>, что позволяет автоматизировать процессы и поддерживать систему на операционных системах MS Windows и Linux.</w:t>
      </w:r>
    </w:p>
    <w:p w14:paraId="4C56C376" w14:textId="7754EFA5" w:rsidR="00EC5950" w:rsidRPr="00EC5950" w:rsidRDefault="00EC5950" w:rsidP="00EC5950">
      <w:pPr>
        <w:pStyle w:val="af6"/>
        <w:spacing w:before="0" w:beforeAutospacing="0" w:after="240" w:afterAutospacing="0"/>
        <w:ind w:firstLine="567"/>
        <w:jc w:val="both"/>
      </w:pPr>
      <w:r>
        <w:t xml:space="preserve">После внедрения системы АСКОУ </w:t>
      </w:r>
      <w:r>
        <w:rPr>
          <w:lang w:val="en-US"/>
        </w:rPr>
        <w:t>ARG</w:t>
      </w:r>
      <w:r>
        <w:t>, будет детальное описание интеграции, как дополнение к текущему Техническому заданию - «Дополнение к ТЗ».</w:t>
      </w:r>
    </w:p>
    <w:p w14:paraId="69515079" w14:textId="7FF46626" w:rsidR="000328FD" w:rsidRPr="00BC6FB3" w:rsidRDefault="000328FD" w:rsidP="000328FD">
      <w:pPr>
        <w:pStyle w:val="1"/>
        <w:spacing w:before="0" w:line="240" w:lineRule="auto"/>
        <w:rPr>
          <w:rFonts w:ascii="Times New Roman" w:hAnsi="Times New Roman" w:cs="Times New Roman"/>
          <w:color w:val="auto"/>
          <w:sz w:val="24"/>
          <w:szCs w:val="24"/>
        </w:rPr>
      </w:pPr>
      <w:bookmarkStart w:id="109" w:name="_Toc181263071"/>
      <w:r w:rsidRPr="00BC6FB3">
        <w:rPr>
          <w:rFonts w:ascii="Times New Roman" w:hAnsi="Times New Roman" w:cs="Times New Roman"/>
          <w:color w:val="auto"/>
          <w:sz w:val="24"/>
          <w:szCs w:val="24"/>
        </w:rPr>
        <w:t>7. Инвентаризация</w:t>
      </w:r>
      <w:bookmarkEnd w:id="109"/>
    </w:p>
    <w:p w14:paraId="23C9A9BF" w14:textId="7FDDAE1F" w:rsidR="000328FD" w:rsidRPr="00BC6FB3" w:rsidRDefault="000328FD" w:rsidP="000328FD">
      <w:pPr>
        <w:pStyle w:val="1"/>
        <w:spacing w:before="0" w:line="240" w:lineRule="auto"/>
        <w:rPr>
          <w:rFonts w:ascii="Times New Roman" w:eastAsia="Times New Roman" w:hAnsi="Times New Roman" w:cs="Times New Roman"/>
          <w:b w:val="0"/>
          <w:i/>
          <w:iCs/>
          <w:color w:val="auto"/>
          <w:sz w:val="24"/>
          <w:szCs w:val="24"/>
        </w:rPr>
      </w:pPr>
      <w:bookmarkStart w:id="110" w:name="_Toc181263072"/>
      <w:r w:rsidRPr="00BC6FB3">
        <w:rPr>
          <w:rFonts w:ascii="Times New Roman" w:eastAsia="Times New Roman" w:hAnsi="Times New Roman" w:cs="Times New Roman"/>
          <w:bCs/>
          <w:i/>
          <w:iCs/>
          <w:color w:val="auto"/>
          <w:sz w:val="24"/>
          <w:szCs w:val="24"/>
        </w:rPr>
        <w:t xml:space="preserve">7.1 </w:t>
      </w:r>
      <w:r w:rsidRPr="00BC6FB3">
        <w:rPr>
          <w:rFonts w:ascii="Times New Roman" w:hAnsi="Times New Roman" w:cs="Times New Roman"/>
          <w:bCs/>
          <w:i/>
          <w:iCs/>
          <w:color w:val="auto"/>
          <w:sz w:val="24"/>
          <w:szCs w:val="24"/>
        </w:rPr>
        <w:t>Инвентаризация Основных Средств (ОС</w:t>
      </w:r>
      <w:r w:rsidRPr="00BC6FB3">
        <w:rPr>
          <w:rFonts w:ascii="Times New Roman" w:hAnsi="Times New Roman" w:cs="Times New Roman"/>
          <w:b w:val="0"/>
          <w:i/>
          <w:iCs/>
          <w:color w:val="auto"/>
          <w:sz w:val="24"/>
          <w:szCs w:val="24"/>
        </w:rPr>
        <w:t>)</w:t>
      </w:r>
      <w:bookmarkEnd w:id="110"/>
    </w:p>
    <w:p w14:paraId="0A81D5B0" w14:textId="66ACF28D" w:rsidR="000328FD" w:rsidRPr="00BC6FB3" w:rsidRDefault="000328FD" w:rsidP="000328FD">
      <w:pPr>
        <w:pStyle w:val="1"/>
        <w:spacing w:before="0" w:after="0" w:line="240" w:lineRule="auto"/>
        <w:rPr>
          <w:rFonts w:ascii="Times New Roman" w:eastAsia="Times New Roman" w:hAnsi="Times New Roman" w:cs="Times New Roman"/>
          <w:i/>
          <w:iCs/>
          <w:color w:val="auto"/>
          <w:sz w:val="24"/>
          <w:szCs w:val="24"/>
        </w:rPr>
      </w:pPr>
      <w:bookmarkStart w:id="111" w:name="_Toc181263073"/>
      <w:r w:rsidRPr="00BC6FB3">
        <w:rPr>
          <w:rFonts w:ascii="Times New Roman" w:eastAsia="Times New Roman" w:hAnsi="Times New Roman" w:cs="Times New Roman"/>
          <w:i/>
          <w:iCs/>
          <w:color w:val="auto"/>
          <w:sz w:val="24"/>
          <w:szCs w:val="24"/>
        </w:rPr>
        <w:t>7.1.1 Подготовка к инвентаризации ОС</w:t>
      </w:r>
      <w:bookmarkEnd w:id="111"/>
    </w:p>
    <w:p w14:paraId="31EF777D" w14:textId="0F5DB748"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
          <w:color w:val="auto"/>
          <w:sz w:val="24"/>
          <w:szCs w:val="24"/>
        </w:rPr>
        <w:t>Приказ о проведении инвентаризации</w:t>
      </w:r>
      <w:r w:rsidRPr="00BC6FB3">
        <w:rPr>
          <w:rFonts w:ascii="Times New Roman" w:hAnsi="Times New Roman" w:cs="Times New Roman"/>
          <w:b w:val="0"/>
          <w:color w:val="auto"/>
          <w:sz w:val="24"/>
          <w:szCs w:val="24"/>
        </w:rPr>
        <w:t>: издаётся приказ, в котором определяются сроки, состав комиссии и ответственные лица.</w:t>
      </w:r>
    </w:p>
    <w:p w14:paraId="4AC7B2E1" w14:textId="65CEC758" w:rsidR="000328FD" w:rsidRPr="00BC6FB3" w:rsidRDefault="000328FD" w:rsidP="009C32B8">
      <w:pPr>
        <w:numPr>
          <w:ilvl w:val="0"/>
          <w:numId w:val="13"/>
        </w:numPr>
        <w:tabs>
          <w:tab w:val="clear" w:pos="720"/>
          <w:tab w:val="left" w:pos="851"/>
        </w:tabs>
        <w:spacing w:after="240"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
          <w:color w:val="auto"/>
          <w:sz w:val="24"/>
          <w:szCs w:val="24"/>
        </w:rPr>
        <w:t>Формирование списка объектов</w:t>
      </w:r>
      <w:r w:rsidRPr="00BC6FB3">
        <w:rPr>
          <w:rFonts w:ascii="Times New Roman" w:hAnsi="Times New Roman" w:cs="Times New Roman"/>
          <w:b w:val="0"/>
          <w:color w:val="auto"/>
          <w:sz w:val="24"/>
          <w:szCs w:val="24"/>
        </w:rPr>
        <w:t xml:space="preserve">: система АСКОУ автоматически генерирует список ОС, подлежащих инвентаризации, на основе данных, синхронизированных с 1С: </w:t>
      </w:r>
      <w:r w:rsidR="00FA4FD3">
        <w:rPr>
          <w:rFonts w:ascii="Times New Roman" w:hAnsi="Times New Roman" w:cs="Times New Roman"/>
          <w:b w:val="0"/>
          <w:color w:val="auto"/>
          <w:sz w:val="24"/>
          <w:szCs w:val="24"/>
        </w:rPr>
        <w:t>УПП</w:t>
      </w:r>
      <w:r w:rsidRPr="00BC6FB3">
        <w:rPr>
          <w:rFonts w:ascii="Times New Roman" w:hAnsi="Times New Roman" w:cs="Times New Roman"/>
          <w:b w:val="0"/>
          <w:color w:val="auto"/>
          <w:sz w:val="24"/>
          <w:szCs w:val="24"/>
        </w:rPr>
        <w:t>. В списке указываются инвентарные номера, наименования и местоположения объектов.</w:t>
      </w:r>
    </w:p>
    <w:p w14:paraId="6A262B9E" w14:textId="55588500" w:rsidR="000328FD" w:rsidRPr="00BC6FB3" w:rsidRDefault="000328FD" w:rsidP="000328FD">
      <w:pPr>
        <w:pStyle w:val="1"/>
        <w:spacing w:before="0" w:after="0" w:line="240" w:lineRule="auto"/>
        <w:jc w:val="both"/>
        <w:rPr>
          <w:rFonts w:ascii="Times New Roman" w:eastAsia="Times New Roman" w:hAnsi="Times New Roman" w:cs="Times New Roman"/>
          <w:i/>
          <w:iCs/>
          <w:color w:val="auto"/>
          <w:sz w:val="24"/>
          <w:szCs w:val="24"/>
        </w:rPr>
      </w:pPr>
      <w:bookmarkStart w:id="112" w:name="_Toc181263074"/>
      <w:r w:rsidRPr="00BC6FB3">
        <w:rPr>
          <w:rFonts w:ascii="Times New Roman" w:eastAsia="Times New Roman" w:hAnsi="Times New Roman" w:cs="Times New Roman"/>
          <w:i/>
          <w:iCs/>
          <w:color w:val="auto"/>
          <w:sz w:val="24"/>
          <w:szCs w:val="24"/>
        </w:rPr>
        <w:t>7.1.2 Процесс инвентаризации ОС</w:t>
      </w:r>
      <w:bookmarkEnd w:id="112"/>
    </w:p>
    <w:p w14:paraId="556429FC" w14:textId="4803D552"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color w:val="auto"/>
          <w:sz w:val="24"/>
          <w:szCs w:val="24"/>
        </w:rPr>
        <w:t>Получение списка объектов</w:t>
      </w:r>
      <w:r w:rsidRPr="00BC6FB3">
        <w:rPr>
          <w:rFonts w:ascii="Times New Roman" w:hAnsi="Times New Roman" w:cs="Times New Roman"/>
          <w:b w:val="0"/>
          <w:color w:val="auto"/>
          <w:sz w:val="24"/>
          <w:szCs w:val="24"/>
        </w:rPr>
        <w:t xml:space="preserve">: Инвентаризатор открывает список ОС в системе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 xml:space="preserve"> на мобильное устройство.</w:t>
      </w:r>
    </w:p>
    <w:p w14:paraId="7EAB7D5D" w14:textId="77777777"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С</w:t>
      </w:r>
      <w:r w:rsidRPr="00BC6FB3">
        <w:rPr>
          <w:rStyle w:val="af7"/>
          <w:rFonts w:ascii="Times New Roman" w:hAnsi="Times New Roman" w:cs="Times New Roman"/>
          <w:b/>
          <w:bCs w:val="0"/>
          <w:color w:val="auto"/>
          <w:sz w:val="24"/>
          <w:szCs w:val="24"/>
        </w:rPr>
        <w:t>читывание RFID-меток</w:t>
      </w:r>
      <w:r w:rsidRPr="00BC6FB3">
        <w:rPr>
          <w:rFonts w:ascii="Times New Roman" w:hAnsi="Times New Roman" w:cs="Times New Roman"/>
          <w:b w:val="0"/>
          <w:bCs/>
          <w:color w:val="auto"/>
          <w:sz w:val="24"/>
          <w:szCs w:val="24"/>
        </w:rPr>
        <w:t>:</w:t>
      </w:r>
    </w:p>
    <w:p w14:paraId="13F54A4E" w14:textId="77777777" w:rsidR="000328FD" w:rsidRPr="00BC6FB3" w:rsidRDefault="000328FD" w:rsidP="009C32B8">
      <w:pPr>
        <w:pStyle w:val="af4"/>
        <w:numPr>
          <w:ilvl w:val="0"/>
          <w:numId w:val="14"/>
        </w:numPr>
        <w:tabs>
          <w:tab w:val="left" w:pos="1134"/>
        </w:tabs>
        <w:spacing w:line="240" w:lineRule="auto"/>
        <w:ind w:left="851" w:firstLine="0"/>
        <w:jc w:val="both"/>
        <w:rPr>
          <w:rFonts w:ascii="Times New Roman" w:hAnsi="Times New Roman" w:cs="Times New Roman"/>
          <w:b w:val="0"/>
          <w:i/>
          <w:iCs/>
          <w:color w:val="auto"/>
          <w:sz w:val="24"/>
          <w:szCs w:val="24"/>
        </w:rPr>
      </w:pPr>
      <w:r w:rsidRPr="00BC6FB3">
        <w:rPr>
          <w:rFonts w:ascii="Times New Roman" w:hAnsi="Times New Roman" w:cs="Times New Roman"/>
          <w:b w:val="0"/>
          <w:i/>
          <w:iCs/>
          <w:color w:val="auto"/>
          <w:sz w:val="24"/>
          <w:szCs w:val="24"/>
        </w:rPr>
        <w:t>Инвентаризатор использует RFID-считыватель для сканирования меток на каждом объекте.</w:t>
      </w:r>
    </w:p>
    <w:p w14:paraId="44304D01" w14:textId="77777777" w:rsidR="000328FD" w:rsidRPr="00BC6FB3" w:rsidRDefault="000328FD" w:rsidP="009C32B8">
      <w:pPr>
        <w:pStyle w:val="af4"/>
        <w:numPr>
          <w:ilvl w:val="0"/>
          <w:numId w:val="14"/>
        </w:numPr>
        <w:tabs>
          <w:tab w:val="left" w:pos="1134"/>
        </w:tabs>
        <w:spacing w:line="240" w:lineRule="auto"/>
        <w:ind w:left="851" w:firstLine="0"/>
        <w:jc w:val="both"/>
        <w:rPr>
          <w:rFonts w:ascii="Times New Roman" w:hAnsi="Times New Roman" w:cs="Times New Roman"/>
          <w:b w:val="0"/>
          <w:i/>
          <w:iCs/>
          <w:color w:val="auto"/>
          <w:sz w:val="24"/>
          <w:szCs w:val="24"/>
        </w:rPr>
      </w:pPr>
      <w:r w:rsidRPr="00BC6FB3">
        <w:rPr>
          <w:rFonts w:ascii="Times New Roman" w:hAnsi="Times New Roman" w:cs="Times New Roman"/>
          <w:b w:val="0"/>
          <w:i/>
          <w:iCs/>
          <w:color w:val="auto"/>
          <w:sz w:val="24"/>
          <w:szCs w:val="24"/>
        </w:rPr>
        <w:t>При считывании метки информация о каждом ОС передается в систему АСКОУ, где фиксируется текущее местоположение и состояние объектов.</w:t>
      </w:r>
    </w:p>
    <w:p w14:paraId="03DDA2B2" w14:textId="20E804F9" w:rsidR="000328FD" w:rsidRPr="00F7223A" w:rsidRDefault="000328FD" w:rsidP="009C32B8">
      <w:pPr>
        <w:numPr>
          <w:ilvl w:val="1"/>
          <w:numId w:val="12"/>
        </w:numPr>
        <w:tabs>
          <w:tab w:val="left" w:pos="851"/>
        </w:tabs>
        <w:spacing w:after="240" w:line="240" w:lineRule="auto"/>
        <w:ind w:left="0" w:firstLine="0"/>
        <w:jc w:val="both"/>
        <w:rPr>
          <w:rFonts w:ascii="Times New Roman" w:hAnsi="Times New Roman" w:cs="Times New Roman"/>
          <w:b w:val="0"/>
          <w:color w:val="auto"/>
          <w:sz w:val="24"/>
          <w:szCs w:val="24"/>
        </w:rPr>
      </w:pPr>
      <w:r w:rsidRPr="00F7223A">
        <w:rPr>
          <w:rStyle w:val="af7"/>
          <w:rFonts w:ascii="Times New Roman" w:hAnsi="Times New Roman" w:cs="Times New Roman"/>
          <w:b/>
          <w:bCs w:val="0"/>
          <w:color w:val="auto"/>
          <w:sz w:val="24"/>
          <w:szCs w:val="24"/>
        </w:rPr>
        <w:t>Фиксация состояния объектов</w:t>
      </w:r>
      <w:r w:rsidRPr="00F7223A">
        <w:rPr>
          <w:rStyle w:val="af7"/>
          <w:color w:val="auto"/>
        </w:rPr>
        <w:t xml:space="preserve">: </w:t>
      </w:r>
      <w:r w:rsidRPr="00F7223A">
        <w:rPr>
          <w:rStyle w:val="af7"/>
          <w:rFonts w:ascii="Times New Roman" w:hAnsi="Times New Roman" w:cs="Times New Roman"/>
          <w:color w:val="auto"/>
          <w:sz w:val="24"/>
          <w:szCs w:val="24"/>
        </w:rPr>
        <w:t>и</w:t>
      </w:r>
      <w:r w:rsidRPr="00F7223A">
        <w:rPr>
          <w:rFonts w:ascii="Times New Roman" w:hAnsi="Times New Roman" w:cs="Times New Roman"/>
          <w:b w:val="0"/>
          <w:color w:val="auto"/>
          <w:sz w:val="24"/>
          <w:szCs w:val="24"/>
        </w:rPr>
        <w:t>нвентаризатор вводит дополнительные данные о состоянии ОС (например,</w:t>
      </w:r>
      <w:r w:rsidR="00EC5950">
        <w:rPr>
          <w:rFonts w:ascii="Times New Roman" w:hAnsi="Times New Roman" w:cs="Times New Roman"/>
          <w:b w:val="0"/>
          <w:color w:val="auto"/>
          <w:sz w:val="24"/>
          <w:szCs w:val="24"/>
        </w:rPr>
        <w:t xml:space="preserve"> в эксплуатации, на складе, в ремонте</w:t>
      </w:r>
      <w:r w:rsidRPr="00F7223A">
        <w:rPr>
          <w:rFonts w:ascii="Times New Roman" w:hAnsi="Times New Roman" w:cs="Times New Roman"/>
          <w:b w:val="0"/>
          <w:color w:val="auto"/>
          <w:sz w:val="24"/>
          <w:szCs w:val="24"/>
        </w:rPr>
        <w:t>) через мобильное приложение, что сохраняется в системе.</w:t>
      </w:r>
      <w:r w:rsidR="0074776F" w:rsidRPr="00F7223A">
        <w:rPr>
          <w:rFonts w:ascii="Times New Roman" w:hAnsi="Times New Roman" w:cs="Times New Roman"/>
          <w:b w:val="0"/>
          <w:color w:val="auto"/>
          <w:sz w:val="24"/>
          <w:szCs w:val="24"/>
        </w:rPr>
        <w:t xml:space="preserve"> Передается в инв</w:t>
      </w:r>
      <w:r w:rsidR="00F7223A">
        <w:rPr>
          <w:rFonts w:ascii="Times New Roman" w:hAnsi="Times New Roman" w:cs="Times New Roman"/>
          <w:b w:val="0"/>
          <w:color w:val="auto"/>
          <w:sz w:val="24"/>
          <w:szCs w:val="24"/>
        </w:rPr>
        <w:t>ентаризационную</w:t>
      </w:r>
      <w:r w:rsidR="0074776F" w:rsidRPr="00F7223A">
        <w:rPr>
          <w:rFonts w:ascii="Times New Roman" w:hAnsi="Times New Roman" w:cs="Times New Roman"/>
          <w:b w:val="0"/>
          <w:color w:val="auto"/>
          <w:sz w:val="24"/>
          <w:szCs w:val="24"/>
        </w:rPr>
        <w:t xml:space="preserve"> ведомость как результат инвентаризации</w:t>
      </w:r>
      <w:r w:rsidR="00F7223A">
        <w:rPr>
          <w:rFonts w:ascii="Times New Roman" w:hAnsi="Times New Roman" w:cs="Times New Roman"/>
          <w:b w:val="0"/>
          <w:color w:val="auto"/>
          <w:sz w:val="24"/>
          <w:szCs w:val="24"/>
        </w:rPr>
        <w:t>.</w:t>
      </w:r>
    </w:p>
    <w:p w14:paraId="5515D889" w14:textId="226E3F46" w:rsidR="00F7223A" w:rsidRPr="00BC6FB3" w:rsidRDefault="00F7223A" w:rsidP="00F7223A">
      <w:pPr>
        <w:pStyle w:val="1"/>
        <w:rPr>
          <w:rFonts w:ascii="Times New Roman" w:hAnsi="Times New Roman" w:cs="Times New Roman"/>
          <w:i/>
          <w:iCs/>
          <w:color w:val="auto"/>
          <w:sz w:val="24"/>
          <w:szCs w:val="24"/>
        </w:rPr>
      </w:pPr>
      <w:bookmarkStart w:id="113" w:name="_Toc181263075"/>
      <w:r>
        <w:rPr>
          <w:rFonts w:ascii="Times New Roman" w:hAnsi="Times New Roman" w:cs="Times New Roman"/>
          <w:i/>
          <w:iCs/>
          <w:color w:val="auto"/>
          <w:sz w:val="24"/>
          <w:szCs w:val="24"/>
        </w:rPr>
        <w:lastRenderedPageBreak/>
        <w:t>7</w:t>
      </w:r>
      <w:r w:rsidRPr="00BC6FB3">
        <w:rPr>
          <w:rFonts w:ascii="Times New Roman" w:hAnsi="Times New Roman" w:cs="Times New Roman"/>
          <w:i/>
          <w:iCs/>
          <w:color w:val="auto"/>
          <w:sz w:val="24"/>
          <w:szCs w:val="24"/>
        </w:rPr>
        <w:t>.</w:t>
      </w:r>
      <w:r>
        <w:rPr>
          <w:rFonts w:ascii="Times New Roman" w:hAnsi="Times New Roman" w:cs="Times New Roman"/>
          <w:i/>
          <w:iCs/>
          <w:color w:val="auto"/>
          <w:sz w:val="24"/>
          <w:szCs w:val="24"/>
        </w:rPr>
        <w:t>1</w:t>
      </w:r>
      <w:r w:rsidRPr="00BC6FB3">
        <w:rPr>
          <w:rFonts w:ascii="Times New Roman" w:hAnsi="Times New Roman" w:cs="Times New Roman"/>
          <w:i/>
          <w:iCs/>
          <w:color w:val="auto"/>
          <w:sz w:val="24"/>
          <w:szCs w:val="24"/>
        </w:rPr>
        <w:t>.</w:t>
      </w:r>
      <w:r>
        <w:rPr>
          <w:rFonts w:ascii="Times New Roman" w:hAnsi="Times New Roman" w:cs="Times New Roman"/>
          <w:i/>
          <w:iCs/>
          <w:color w:val="auto"/>
          <w:sz w:val="24"/>
          <w:szCs w:val="24"/>
        </w:rPr>
        <w:t>3</w:t>
      </w:r>
      <w:r w:rsidRPr="00BC6FB3">
        <w:rPr>
          <w:rFonts w:ascii="Times New Roman" w:hAnsi="Times New Roman" w:cs="Times New Roman"/>
          <w:i/>
          <w:iCs/>
          <w:color w:val="auto"/>
          <w:sz w:val="24"/>
          <w:szCs w:val="24"/>
        </w:rPr>
        <w:t xml:space="preserve"> </w:t>
      </w:r>
      <w:r w:rsidRPr="00BC6FB3">
        <w:rPr>
          <w:rStyle w:val="af7"/>
          <w:rFonts w:ascii="Times New Roman" w:hAnsi="Times New Roman" w:cs="Times New Roman"/>
          <w:b/>
          <w:bCs w:val="0"/>
          <w:i/>
          <w:iCs/>
          <w:color w:val="auto"/>
          <w:sz w:val="24"/>
          <w:szCs w:val="24"/>
        </w:rPr>
        <w:t>Акт инвентаризации</w:t>
      </w:r>
      <w:r w:rsidRPr="00BC6FB3">
        <w:rPr>
          <w:rFonts w:ascii="Times New Roman" w:hAnsi="Times New Roman" w:cs="Times New Roman"/>
          <w:i/>
          <w:iCs/>
          <w:color w:val="auto"/>
          <w:sz w:val="24"/>
          <w:szCs w:val="24"/>
        </w:rPr>
        <w:t xml:space="preserve"> (ОС/ТМЦ)</w:t>
      </w:r>
      <w:bookmarkEnd w:id="113"/>
    </w:p>
    <w:p w14:paraId="4220D09E" w14:textId="77777777" w:rsidR="00F7223A" w:rsidRPr="00BC6FB3" w:rsidRDefault="00F7223A" w:rsidP="00F7223A">
      <w:pPr>
        <w:pStyle w:val="af6"/>
        <w:spacing w:before="0" w:beforeAutospacing="0" w:after="0" w:afterAutospacing="0"/>
        <w:ind w:firstLine="567"/>
        <w:jc w:val="both"/>
      </w:pPr>
      <w:r w:rsidRPr="00BC6FB3">
        <w:t>Документ инвентаризации предназначен для проведения процесса инвентаризации ОС и ТМЦ в организации и готовится на АРМ, работающем на стационарном компьютере. Для выбранных объектов ОС/ТМЦ на стационарном АРМ формируется документ инвентаризации, который выгружается на мобильный АРМ. После просмотра его главой комиссии (указанным для этого акта), он переводится им в статус «К исполнению» и документ становится доступным на мобильном устройстве, при первой же синхронизации мобильного приложения.</w:t>
      </w:r>
    </w:p>
    <w:p w14:paraId="7FF016DC" w14:textId="77777777" w:rsidR="00F7223A" w:rsidRPr="00BC6FB3" w:rsidRDefault="00F7223A" w:rsidP="00F7223A">
      <w:pPr>
        <w:pStyle w:val="af6"/>
        <w:spacing w:before="0" w:beforeAutospacing="0" w:after="0" w:afterAutospacing="0"/>
        <w:ind w:firstLine="567"/>
        <w:jc w:val="both"/>
      </w:pPr>
      <w:r w:rsidRPr="00BC6FB3">
        <w:t>Инвентаризация будет проводится на мобильном АРМ, после чего результаты можно просмотреть на стационарном АРМ.</w:t>
      </w:r>
    </w:p>
    <w:p w14:paraId="38A9F17B" w14:textId="77777777" w:rsidR="00F7223A" w:rsidRDefault="00F7223A" w:rsidP="00F7223A">
      <w:pPr>
        <w:pStyle w:val="af6"/>
        <w:spacing w:before="0" w:beforeAutospacing="0" w:after="240" w:afterAutospacing="0"/>
        <w:ind w:firstLine="567"/>
        <w:jc w:val="both"/>
      </w:pPr>
      <w:r w:rsidRPr="00BC6FB3">
        <w:t>После того, как документ инвентаризации будет переведен (на стационарном АРМ) в статус «К исполнению», он не может быть удален. Если после проведения документа были найдены ошибки в документе, то они исправляются отдельным исправительным документом.</w:t>
      </w:r>
    </w:p>
    <w:p w14:paraId="022518FD" w14:textId="4805D6E6" w:rsidR="00F7223A" w:rsidRPr="00FE76D1" w:rsidRDefault="00F7223A" w:rsidP="00F7223A">
      <w:pPr>
        <w:pStyle w:val="af6"/>
        <w:spacing w:before="0" w:beforeAutospacing="0" w:after="0" w:afterAutospacing="0"/>
        <w:ind w:firstLine="567"/>
        <w:jc w:val="both"/>
      </w:pPr>
      <w:r w:rsidRPr="00FE76D1">
        <w:t xml:space="preserve">На панели списка документов </w:t>
      </w:r>
      <w:r w:rsidR="009A57C5" w:rsidRPr="00FE76D1">
        <w:t xml:space="preserve">(журнал документов) </w:t>
      </w:r>
      <w:r w:rsidRPr="00FE76D1">
        <w:t>пользователь сможет выполнять операции над списком:</w:t>
      </w:r>
    </w:p>
    <w:p w14:paraId="643C5F93" w14:textId="77777777" w:rsidR="00F7223A" w:rsidRPr="00BC6FB3" w:rsidRDefault="00F7223A" w:rsidP="00F7223A">
      <w:pPr>
        <w:pStyle w:val="af6"/>
        <w:spacing w:before="0" w:beforeAutospacing="0" w:after="0" w:afterAutospacing="0"/>
        <w:ind w:firstLine="567"/>
        <w:jc w:val="both"/>
      </w:pPr>
      <w:r w:rsidRPr="00FE76D1">
        <w:t>•</w:t>
      </w:r>
      <w:r w:rsidRPr="00FE76D1">
        <w:tab/>
        <w:t>просмотреть документ;</w:t>
      </w:r>
    </w:p>
    <w:p w14:paraId="7B2B770C" w14:textId="5FF25B0D" w:rsidR="00F7223A" w:rsidRPr="00BC6FB3" w:rsidRDefault="00F7223A" w:rsidP="00F7223A">
      <w:pPr>
        <w:pStyle w:val="af6"/>
        <w:spacing w:before="0" w:beforeAutospacing="0" w:after="0" w:afterAutospacing="0"/>
        <w:ind w:firstLine="567"/>
        <w:jc w:val="both"/>
      </w:pPr>
      <w:r w:rsidRPr="00BC6FB3">
        <w:t>•</w:t>
      </w:r>
      <w:r w:rsidRPr="00BC6FB3">
        <w:tab/>
        <w:t>добавить новый документ – выборочная инвентаризация. Эта операция используется, если нужно создать документ с объектами учета ОС/ТМЦ</w:t>
      </w:r>
      <w:r w:rsidR="00E136D5">
        <w:t xml:space="preserve"> также по МОЛ и по складу</w:t>
      </w:r>
      <w:r w:rsidRPr="00BC6FB3">
        <w:t>, выбранными пользовател</w:t>
      </w:r>
      <w:r w:rsidR="00E136D5">
        <w:t>ем</w:t>
      </w:r>
      <w:r w:rsidRPr="00BC6FB3">
        <w:t xml:space="preserve"> вручную по нужным ему в данный момент критериям;</w:t>
      </w:r>
    </w:p>
    <w:p w14:paraId="4D8306BD" w14:textId="4FE73C24" w:rsidR="00F7223A" w:rsidRPr="00BC6FB3" w:rsidRDefault="00F7223A" w:rsidP="00F7223A">
      <w:pPr>
        <w:pStyle w:val="af6"/>
        <w:spacing w:before="0" w:beforeAutospacing="0" w:after="0" w:afterAutospacing="0"/>
        <w:ind w:firstLine="567"/>
        <w:jc w:val="both"/>
      </w:pPr>
      <w:r w:rsidRPr="00BC6FB3">
        <w:t>•</w:t>
      </w:r>
      <w:r w:rsidRPr="00BC6FB3">
        <w:tab/>
        <w:t>редактировать документ</w:t>
      </w:r>
      <w:r w:rsidR="00E136D5">
        <w:t xml:space="preserve"> в части фактического отражения данных</w:t>
      </w:r>
      <w:r w:rsidRPr="00BC6FB3">
        <w:t>;</w:t>
      </w:r>
    </w:p>
    <w:p w14:paraId="36A65268" w14:textId="77777777" w:rsidR="00F7223A" w:rsidRPr="00BC6FB3" w:rsidRDefault="00F7223A" w:rsidP="00F7223A">
      <w:pPr>
        <w:pStyle w:val="af6"/>
        <w:spacing w:before="0" w:beforeAutospacing="0" w:after="0" w:afterAutospacing="0"/>
        <w:ind w:firstLine="567"/>
        <w:jc w:val="both"/>
      </w:pPr>
      <w:r w:rsidRPr="00BC6FB3">
        <w:t>•</w:t>
      </w:r>
      <w:r w:rsidRPr="00BC6FB3">
        <w:tab/>
        <w:t>обновить документ;</w:t>
      </w:r>
    </w:p>
    <w:p w14:paraId="25B44024" w14:textId="77777777" w:rsidR="00F7223A" w:rsidRPr="00BC6FB3" w:rsidRDefault="00F7223A" w:rsidP="00F7223A">
      <w:pPr>
        <w:pStyle w:val="af6"/>
        <w:spacing w:before="0" w:beforeAutospacing="0" w:after="0" w:afterAutospacing="0"/>
        <w:ind w:firstLine="567"/>
        <w:jc w:val="both"/>
      </w:pPr>
      <w:r w:rsidRPr="00BC6FB3">
        <w:t>•</w:t>
      </w:r>
      <w:r w:rsidRPr="00BC6FB3">
        <w:tab/>
        <w:t>удалить документ (отменить);</w:t>
      </w:r>
    </w:p>
    <w:p w14:paraId="0F0D6F2F" w14:textId="77777777" w:rsidR="00F7223A" w:rsidRPr="00BC6FB3" w:rsidRDefault="00F7223A" w:rsidP="00F7223A">
      <w:pPr>
        <w:pStyle w:val="af6"/>
        <w:spacing w:before="0" w:beforeAutospacing="0" w:after="0" w:afterAutospacing="0"/>
        <w:ind w:firstLine="567"/>
        <w:jc w:val="both"/>
      </w:pPr>
      <w:r w:rsidRPr="00BC6FB3">
        <w:t>•</w:t>
      </w:r>
      <w:r w:rsidRPr="00BC6FB3">
        <w:tab/>
        <w:t>установить фильтр на список по ключевым полям документа;</w:t>
      </w:r>
    </w:p>
    <w:p w14:paraId="116F2A34" w14:textId="77777777" w:rsidR="00F7223A" w:rsidRPr="00BC6FB3" w:rsidRDefault="00F7223A" w:rsidP="00F7223A">
      <w:pPr>
        <w:pStyle w:val="af6"/>
        <w:spacing w:before="0" w:beforeAutospacing="0" w:after="0" w:afterAutospacing="0"/>
        <w:ind w:firstLine="567"/>
        <w:jc w:val="both"/>
      </w:pPr>
      <w:r w:rsidRPr="00BC6FB3">
        <w:t>•</w:t>
      </w:r>
      <w:r w:rsidRPr="00BC6FB3">
        <w:tab/>
        <w:t>установить фильтр на список документов на нужный период;</w:t>
      </w:r>
    </w:p>
    <w:p w14:paraId="70B2D558" w14:textId="6507195B" w:rsidR="00F7223A" w:rsidRDefault="00F7223A" w:rsidP="00F7223A">
      <w:pPr>
        <w:pStyle w:val="af6"/>
        <w:spacing w:before="0" w:beforeAutospacing="0" w:after="240" w:afterAutospacing="0"/>
        <w:ind w:firstLine="567"/>
        <w:jc w:val="both"/>
      </w:pPr>
      <w:r w:rsidRPr="00BC6FB3">
        <w:t>•</w:t>
      </w:r>
      <w:r w:rsidRPr="00BC6FB3">
        <w:tab/>
        <w:t xml:space="preserve">также можно сортировать список документов по колонкам таблицы списка. </w:t>
      </w:r>
    </w:p>
    <w:p w14:paraId="1BAB3F23" w14:textId="77777777" w:rsidR="00812E8C" w:rsidRDefault="00812E8C" w:rsidP="00F979FF">
      <w:pPr>
        <w:pStyle w:val="af6"/>
        <w:spacing w:before="0" w:beforeAutospacing="0" w:after="240" w:afterAutospacing="0"/>
        <w:jc w:val="both"/>
        <w:outlineLvl w:val="0"/>
        <w:rPr>
          <w:b/>
          <w:bCs/>
          <w:i/>
          <w:iCs/>
        </w:rPr>
      </w:pPr>
      <w:r>
        <w:rPr>
          <w:b/>
          <w:bCs/>
          <w:i/>
          <w:iCs/>
        </w:rPr>
        <w:br w:type="page"/>
      </w:r>
    </w:p>
    <w:p w14:paraId="4358CE37" w14:textId="3A81ABDE" w:rsidR="00F7223A" w:rsidRPr="00F979FF" w:rsidRDefault="00994DE1" w:rsidP="00F979FF">
      <w:pPr>
        <w:pStyle w:val="af6"/>
        <w:spacing w:before="0" w:beforeAutospacing="0" w:after="240" w:afterAutospacing="0"/>
        <w:jc w:val="both"/>
        <w:outlineLvl w:val="0"/>
        <w:rPr>
          <w:b/>
          <w:bCs/>
          <w:i/>
          <w:iCs/>
        </w:rPr>
      </w:pPr>
      <w:bookmarkStart w:id="114" w:name="_Toc181263076"/>
      <w:r w:rsidRPr="00F979FF">
        <w:rPr>
          <w:b/>
          <w:bCs/>
          <w:i/>
          <w:iCs/>
        </w:rPr>
        <w:lastRenderedPageBreak/>
        <w:t xml:space="preserve">7.1.3.1 </w:t>
      </w:r>
      <w:r w:rsidR="00F7223A" w:rsidRPr="00F979FF">
        <w:rPr>
          <w:b/>
          <w:bCs/>
          <w:i/>
          <w:iCs/>
        </w:rPr>
        <w:t xml:space="preserve">Шапка документа </w:t>
      </w:r>
      <w:r w:rsidR="009A57C5" w:rsidRPr="00F979FF">
        <w:rPr>
          <w:b/>
          <w:bCs/>
          <w:i/>
          <w:iCs/>
        </w:rPr>
        <w:t>по и</w:t>
      </w:r>
      <w:r w:rsidR="00FE76D1" w:rsidRPr="00F979FF">
        <w:rPr>
          <w:b/>
          <w:bCs/>
          <w:i/>
          <w:iCs/>
        </w:rPr>
        <w:t>н</w:t>
      </w:r>
      <w:r w:rsidR="009A57C5" w:rsidRPr="00F979FF">
        <w:rPr>
          <w:b/>
          <w:bCs/>
          <w:i/>
          <w:iCs/>
        </w:rPr>
        <w:t>вентаризации</w:t>
      </w:r>
      <w:r w:rsidRPr="00F979FF">
        <w:rPr>
          <w:b/>
          <w:bCs/>
          <w:i/>
          <w:iCs/>
        </w:rPr>
        <w:t xml:space="preserve"> ОС</w:t>
      </w:r>
      <w:r w:rsidR="009A57C5" w:rsidRPr="00F979FF">
        <w:rPr>
          <w:b/>
          <w:bCs/>
          <w:i/>
          <w:iCs/>
        </w:rPr>
        <w:t xml:space="preserve"> </w:t>
      </w:r>
      <w:r w:rsidR="00F7223A" w:rsidRPr="00F979FF">
        <w:rPr>
          <w:b/>
          <w:bCs/>
          <w:i/>
          <w:iCs/>
        </w:rPr>
        <w:t>содержит:</w:t>
      </w:r>
      <w:bookmarkEnd w:id="114"/>
    </w:p>
    <w:p w14:paraId="6C72619A" w14:textId="23607511" w:rsidR="00775C9B" w:rsidRDefault="00775C9B" w:rsidP="00775C9B">
      <w:pPr>
        <w:pStyle w:val="af6"/>
        <w:spacing w:before="0" w:beforeAutospacing="0" w:after="240" w:afterAutospacing="0"/>
        <w:ind w:firstLine="567"/>
        <w:jc w:val="right"/>
        <w:rPr>
          <w:i/>
          <w:iCs/>
          <w:u w:val="single"/>
        </w:rPr>
      </w:pPr>
      <w:r w:rsidRPr="00216375">
        <w:rPr>
          <w:i/>
          <w:iCs/>
          <w:u w:val="single"/>
        </w:rPr>
        <w:t>Пример документа инвентаризации ОС</w:t>
      </w:r>
    </w:p>
    <w:p w14:paraId="3AE46462" w14:textId="66EBC9CF" w:rsidR="00775C9B" w:rsidRPr="00216375" w:rsidRDefault="00775C9B" w:rsidP="00775C9B">
      <w:pPr>
        <w:pStyle w:val="af6"/>
        <w:spacing w:before="0" w:beforeAutospacing="0" w:after="240" w:afterAutospacing="0"/>
        <w:ind w:firstLine="567"/>
        <w:jc w:val="right"/>
        <w:rPr>
          <w:i/>
          <w:iCs/>
          <w:u w:val="single"/>
        </w:rPr>
      </w:pPr>
      <w:ins w:id="115" w:author="Vladimir Titenko" w:date="2024-10-14T16:55:00Z">
        <w:r>
          <w:rPr>
            <w:noProof/>
          </w:rPr>
          <w:drawing>
            <wp:inline distT="0" distB="0" distL="0" distR="0" wp14:anchorId="7EA9EB9A" wp14:editId="01A54472">
              <wp:extent cx="6371590" cy="2700670"/>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3112" cy="2701315"/>
                      </a:xfrm>
                      <a:prstGeom prst="rect">
                        <a:avLst/>
                      </a:prstGeom>
                    </pic:spPr>
                  </pic:pic>
                </a:graphicData>
              </a:graphic>
            </wp:inline>
          </w:drawing>
        </w:r>
      </w:ins>
    </w:p>
    <w:p w14:paraId="6FB42167" w14:textId="4E8ED293" w:rsidR="00775C9B" w:rsidRPr="00994DE1" w:rsidRDefault="00775C9B" w:rsidP="00775C9B">
      <w:pPr>
        <w:pStyle w:val="af6"/>
        <w:spacing w:before="0" w:beforeAutospacing="0" w:after="0" w:afterAutospacing="0"/>
        <w:ind w:firstLine="567"/>
        <w:jc w:val="both"/>
        <w:rPr>
          <w:b/>
          <w:bCs/>
        </w:rPr>
      </w:pPr>
      <w:bookmarkStart w:id="116" w:name="_Toc180932899"/>
      <w:ins w:id="117" w:author="Vladimir Titenko" w:date="2024-10-14T16:55:00Z">
        <w:r>
          <w:rPr>
            <w:noProof/>
          </w:rPr>
          <w:drawing>
            <wp:inline distT="0" distB="0" distL="0" distR="0" wp14:anchorId="58311F7A" wp14:editId="5AAE125C">
              <wp:extent cx="6371590" cy="3253563"/>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746" cy="3254153"/>
                      </a:xfrm>
                      <a:prstGeom prst="rect">
                        <a:avLst/>
                      </a:prstGeom>
                    </pic:spPr>
                  </pic:pic>
                </a:graphicData>
              </a:graphic>
            </wp:inline>
          </w:drawing>
        </w:r>
      </w:ins>
      <w:bookmarkEnd w:id="116"/>
    </w:p>
    <w:p w14:paraId="40EBE5F4" w14:textId="1097E8E1" w:rsidR="00F7223A" w:rsidRPr="00994DE1" w:rsidRDefault="00F7223A" w:rsidP="00F7223A">
      <w:pPr>
        <w:pStyle w:val="af6"/>
        <w:spacing w:before="0" w:beforeAutospacing="0" w:after="0" w:afterAutospacing="0"/>
        <w:ind w:firstLine="567"/>
        <w:jc w:val="both"/>
      </w:pPr>
      <w:r w:rsidRPr="00994DE1">
        <w:t>•</w:t>
      </w:r>
      <w:r w:rsidRPr="00994DE1">
        <w:tab/>
        <w:t xml:space="preserve">дата </w:t>
      </w:r>
      <w:r w:rsidR="00994DE1" w:rsidRPr="00994DE1">
        <w:t xml:space="preserve">составления </w:t>
      </w:r>
      <w:r w:rsidRPr="00994DE1">
        <w:t>документа;</w:t>
      </w:r>
    </w:p>
    <w:p w14:paraId="34E1908B" w14:textId="5509EC01" w:rsidR="00F7223A" w:rsidRPr="00994DE1" w:rsidRDefault="00F7223A" w:rsidP="00F7223A">
      <w:pPr>
        <w:pStyle w:val="af6"/>
        <w:spacing w:before="0" w:beforeAutospacing="0" w:after="0" w:afterAutospacing="0"/>
        <w:ind w:firstLine="567"/>
        <w:jc w:val="both"/>
      </w:pPr>
      <w:r w:rsidRPr="00994DE1">
        <w:t>•</w:t>
      </w:r>
      <w:r w:rsidRPr="00994DE1">
        <w:tab/>
        <w:t>номер документа;</w:t>
      </w:r>
    </w:p>
    <w:p w14:paraId="4C72E23D" w14:textId="11019763" w:rsidR="00F7223A" w:rsidRPr="00994DE1" w:rsidRDefault="00F7223A" w:rsidP="00F7223A">
      <w:pPr>
        <w:pStyle w:val="af6"/>
        <w:spacing w:before="0" w:beforeAutospacing="0" w:after="240" w:afterAutospacing="0"/>
        <w:ind w:firstLine="567"/>
        <w:jc w:val="both"/>
      </w:pPr>
      <w:r w:rsidRPr="00994DE1">
        <w:t>•</w:t>
      </w:r>
      <w:r w:rsidRPr="00994DE1">
        <w:tab/>
        <w:t>описание документа.</w:t>
      </w:r>
    </w:p>
    <w:p w14:paraId="6E5E0B69" w14:textId="3CB55E51" w:rsidR="00F7223A" w:rsidRPr="00994DE1" w:rsidRDefault="00F7223A" w:rsidP="00F7223A">
      <w:pPr>
        <w:pStyle w:val="af6"/>
        <w:spacing w:before="0" w:beforeAutospacing="0" w:after="0" w:afterAutospacing="0"/>
        <w:ind w:firstLine="567"/>
        <w:jc w:val="both"/>
      </w:pPr>
      <w:r w:rsidRPr="00994DE1">
        <w:t xml:space="preserve">Блок атрибутов документа, описывающих </w:t>
      </w:r>
      <w:r w:rsidR="00E136D5" w:rsidRPr="00994DE1">
        <w:t>какие объекты ОС,</w:t>
      </w:r>
      <w:r w:rsidR="00E136D5">
        <w:t xml:space="preserve"> </w:t>
      </w:r>
      <w:r w:rsidRPr="00994DE1">
        <w:t>инвентаризуются:</w:t>
      </w:r>
    </w:p>
    <w:p w14:paraId="28E89F66" w14:textId="748D5E9E" w:rsidR="00F7223A" w:rsidRPr="00994DE1" w:rsidRDefault="00F7223A" w:rsidP="00F7223A">
      <w:pPr>
        <w:pStyle w:val="af6"/>
        <w:spacing w:before="0" w:beforeAutospacing="0" w:after="0" w:afterAutospacing="0"/>
        <w:ind w:firstLine="567"/>
        <w:jc w:val="both"/>
      </w:pPr>
      <w:r w:rsidRPr="00994DE1">
        <w:t>•</w:t>
      </w:r>
      <w:r w:rsidRPr="00994DE1">
        <w:tab/>
        <w:t>подразделение. Выбирается с использованием панели подразделении;</w:t>
      </w:r>
    </w:p>
    <w:p w14:paraId="7F37E764" w14:textId="7CB74576" w:rsidR="00F7223A" w:rsidRPr="00994DE1" w:rsidRDefault="00F7223A" w:rsidP="00F7223A">
      <w:pPr>
        <w:pStyle w:val="af6"/>
        <w:spacing w:before="0" w:beforeAutospacing="0" w:after="0" w:afterAutospacing="0"/>
        <w:ind w:firstLine="567"/>
        <w:jc w:val="both"/>
      </w:pPr>
      <w:r w:rsidRPr="00994DE1">
        <w:t>•</w:t>
      </w:r>
      <w:r w:rsidRPr="00994DE1">
        <w:tab/>
      </w:r>
      <w:r w:rsidR="00D15D25" w:rsidRPr="00994DE1">
        <w:t>склад (локация).</w:t>
      </w:r>
      <w:r w:rsidRPr="00994DE1">
        <w:t xml:space="preserve"> </w:t>
      </w:r>
      <w:r w:rsidR="00E136D5" w:rsidRPr="00E136D5">
        <w:t xml:space="preserve">Выбирается из выпадающего списка к выбранному </w:t>
      </w:r>
      <w:r w:rsidR="00E136D5">
        <w:t>подразделению</w:t>
      </w:r>
      <w:r w:rsidR="00E136D5" w:rsidRPr="00E136D5">
        <w:t xml:space="preserve"> (</w:t>
      </w:r>
      <w:r w:rsidR="00E136D5">
        <w:t>склад</w:t>
      </w:r>
      <w:r w:rsidR="00E136D5" w:rsidRPr="00E136D5">
        <w:t xml:space="preserve"> привязывается к </w:t>
      </w:r>
      <w:r w:rsidR="00E136D5">
        <w:t>подразделению</w:t>
      </w:r>
      <w:r w:rsidR="00E136D5" w:rsidRPr="00E136D5">
        <w:t>)</w:t>
      </w:r>
      <w:r w:rsidRPr="00994DE1">
        <w:t>;</w:t>
      </w:r>
      <w:r w:rsidR="00040A7A" w:rsidRPr="00994DE1">
        <w:t xml:space="preserve"> </w:t>
      </w:r>
    </w:p>
    <w:p w14:paraId="1EB4D147" w14:textId="33FA6B7A" w:rsidR="00F7223A" w:rsidRPr="00994DE1" w:rsidRDefault="00F7223A" w:rsidP="00F7223A">
      <w:pPr>
        <w:pStyle w:val="af6"/>
        <w:spacing w:before="0" w:beforeAutospacing="0" w:after="0" w:afterAutospacing="0"/>
        <w:ind w:firstLine="567"/>
        <w:jc w:val="both"/>
      </w:pPr>
      <w:r w:rsidRPr="00994DE1">
        <w:t>•</w:t>
      </w:r>
      <w:r w:rsidRPr="00994DE1">
        <w:tab/>
        <w:t xml:space="preserve">МОЛ. </w:t>
      </w:r>
      <w:r w:rsidR="00E136D5">
        <w:t>Выбирается из выпадающего списка к выбранному складу (МОЛ привязывается к складу)</w:t>
      </w:r>
      <w:r w:rsidRPr="00994DE1">
        <w:t>;</w:t>
      </w:r>
      <w:r w:rsidR="00040A7A" w:rsidRPr="00994DE1">
        <w:t xml:space="preserve"> </w:t>
      </w:r>
    </w:p>
    <w:p w14:paraId="779AA4DE" w14:textId="2B319120" w:rsidR="00F7223A" w:rsidRPr="00994DE1" w:rsidRDefault="00F7223A" w:rsidP="00994DE1">
      <w:pPr>
        <w:pStyle w:val="af6"/>
        <w:spacing w:before="0" w:beforeAutospacing="0" w:after="240" w:afterAutospacing="0"/>
        <w:ind w:firstLine="567"/>
        <w:jc w:val="both"/>
      </w:pPr>
      <w:r w:rsidRPr="00994DE1">
        <w:lastRenderedPageBreak/>
        <w:t>•</w:t>
      </w:r>
      <w:r w:rsidRPr="00994DE1">
        <w:tab/>
      </w:r>
      <w:r w:rsidR="009A57C5" w:rsidRPr="00994DE1">
        <w:t>список комиссии</w:t>
      </w:r>
      <w:r w:rsidRPr="00994DE1">
        <w:t xml:space="preserve"> – список членов комиссии. Глава комиссии выбирается из справочника пользователей. Список можно заполнить как с использованием справочных данных пользователей, так и внесением записей для членов комиссии, которые не зарегистрированы в справочнике комиссии.</w:t>
      </w:r>
    </w:p>
    <w:p w14:paraId="02B3C8D2" w14:textId="5F3EF700" w:rsidR="00F7223A" w:rsidRPr="00994DE1" w:rsidRDefault="00F7223A" w:rsidP="00F7223A">
      <w:pPr>
        <w:pStyle w:val="af6"/>
        <w:spacing w:before="0" w:beforeAutospacing="0" w:after="0" w:afterAutospacing="0"/>
        <w:ind w:firstLine="567"/>
        <w:jc w:val="both"/>
      </w:pPr>
      <w:r w:rsidRPr="00994DE1">
        <w:t xml:space="preserve">Табличная часть – список позиций объектов </w:t>
      </w:r>
      <w:r w:rsidR="009A57C5" w:rsidRPr="00994DE1">
        <w:t>ОС</w:t>
      </w:r>
      <w:r w:rsidR="00E136D5" w:rsidRPr="00994DE1">
        <w:t xml:space="preserve"> </w:t>
      </w:r>
      <w:r w:rsidRPr="00994DE1">
        <w:t>к инвентаризации:</w:t>
      </w:r>
    </w:p>
    <w:p w14:paraId="375CBCA1" w14:textId="7DF4558B" w:rsidR="00994DE1" w:rsidRPr="00994DE1" w:rsidRDefault="00F7223A" w:rsidP="00F7223A">
      <w:pPr>
        <w:pStyle w:val="af6"/>
        <w:spacing w:before="0" w:beforeAutospacing="0" w:after="0" w:afterAutospacing="0"/>
        <w:ind w:firstLine="567"/>
        <w:jc w:val="both"/>
      </w:pPr>
      <w:r w:rsidRPr="00994DE1">
        <w:t>•</w:t>
      </w:r>
      <w:r w:rsidRPr="00994DE1">
        <w:tab/>
      </w:r>
      <w:r w:rsidR="00994DE1" w:rsidRPr="00994DE1">
        <w:t>наименование ОС;</w:t>
      </w:r>
    </w:p>
    <w:p w14:paraId="462BD09E" w14:textId="7465E443" w:rsidR="00F7223A" w:rsidRPr="00994DE1" w:rsidRDefault="00994DE1" w:rsidP="00F7223A">
      <w:pPr>
        <w:pStyle w:val="af6"/>
        <w:spacing w:before="0" w:beforeAutospacing="0" w:after="0" w:afterAutospacing="0"/>
        <w:ind w:firstLine="567"/>
        <w:jc w:val="both"/>
      </w:pPr>
      <w:r w:rsidRPr="00994DE1">
        <w:t xml:space="preserve">• </w:t>
      </w:r>
      <w:r w:rsidR="00F7223A" w:rsidRPr="00994DE1">
        <w:t>инвентарный номер ОС;</w:t>
      </w:r>
    </w:p>
    <w:p w14:paraId="05FA2324" w14:textId="264224C6" w:rsidR="00C85F5D" w:rsidRPr="00994DE1" w:rsidRDefault="00994DE1" w:rsidP="00C85F5D">
      <w:pPr>
        <w:pStyle w:val="af6"/>
        <w:spacing w:before="0" w:beforeAutospacing="0" w:after="0" w:afterAutospacing="0"/>
        <w:ind w:firstLine="567"/>
        <w:jc w:val="both"/>
      </w:pPr>
      <w:r w:rsidRPr="00994DE1">
        <w:t>• единица измерения ОС;</w:t>
      </w:r>
    </w:p>
    <w:p w14:paraId="1EA709E6" w14:textId="5915D42F" w:rsidR="00994DE1" w:rsidRDefault="00994DE1" w:rsidP="00F7223A">
      <w:pPr>
        <w:pStyle w:val="af6"/>
        <w:spacing w:before="0" w:beforeAutospacing="0" w:after="0" w:afterAutospacing="0"/>
        <w:ind w:firstLine="567"/>
        <w:jc w:val="both"/>
      </w:pPr>
      <w:r w:rsidRPr="00994DE1">
        <w:t>• дата приобретения ОС;</w:t>
      </w:r>
    </w:p>
    <w:p w14:paraId="3579E6BE" w14:textId="790FA786" w:rsidR="009C2B28" w:rsidRPr="00994DE1" w:rsidRDefault="009C2B28" w:rsidP="00F7223A">
      <w:pPr>
        <w:pStyle w:val="af6"/>
        <w:spacing w:before="0" w:beforeAutospacing="0" w:after="0" w:afterAutospacing="0"/>
        <w:ind w:firstLine="567"/>
        <w:jc w:val="both"/>
      </w:pPr>
      <w:r w:rsidRPr="00994DE1">
        <w:t>•</w:t>
      </w:r>
      <w:r>
        <w:t xml:space="preserve"> МОЛ;</w:t>
      </w:r>
    </w:p>
    <w:p w14:paraId="1A8BCD93" w14:textId="1B1C94FE" w:rsidR="00994DE1" w:rsidRPr="00994DE1" w:rsidRDefault="00994DE1" w:rsidP="00F7223A">
      <w:pPr>
        <w:pStyle w:val="af6"/>
        <w:spacing w:before="0" w:beforeAutospacing="0" w:after="0" w:afterAutospacing="0"/>
        <w:ind w:firstLine="567"/>
        <w:jc w:val="both"/>
      </w:pPr>
      <w:r w:rsidRPr="00994DE1">
        <w:t>• цена за единицу;</w:t>
      </w:r>
    </w:p>
    <w:p w14:paraId="0D31A163" w14:textId="1B1C94FE" w:rsidR="00994DE1" w:rsidRPr="00994DE1" w:rsidRDefault="00994DE1" w:rsidP="00994DE1">
      <w:pPr>
        <w:pStyle w:val="af6"/>
        <w:spacing w:before="0" w:beforeAutospacing="0" w:after="0" w:afterAutospacing="0"/>
        <w:ind w:firstLine="567"/>
        <w:jc w:val="both"/>
      </w:pPr>
      <w:r w:rsidRPr="00994DE1">
        <w:t>•</w:t>
      </w:r>
      <w:r w:rsidRPr="00994DE1">
        <w:tab/>
        <w:t>фактическое наличие по результатам инвентаризации;</w:t>
      </w:r>
    </w:p>
    <w:p w14:paraId="2C071887" w14:textId="77D970F7" w:rsidR="00994DE1" w:rsidRPr="00994DE1" w:rsidRDefault="00994DE1" w:rsidP="00994DE1">
      <w:pPr>
        <w:pStyle w:val="af6"/>
        <w:spacing w:before="0" w:beforeAutospacing="0" w:after="0" w:afterAutospacing="0"/>
        <w:ind w:firstLine="567"/>
        <w:jc w:val="both"/>
      </w:pPr>
      <w:r w:rsidRPr="00994DE1">
        <w:t xml:space="preserve">• </w:t>
      </w:r>
      <w:r w:rsidR="009C2B28">
        <w:t>количество</w:t>
      </w:r>
      <w:r w:rsidRPr="00994DE1">
        <w:t xml:space="preserve"> бухгалтерского учета;</w:t>
      </w:r>
    </w:p>
    <w:p w14:paraId="2C344D19" w14:textId="7756DE44" w:rsidR="00994DE1" w:rsidRPr="00994DE1" w:rsidRDefault="00994DE1" w:rsidP="00994DE1">
      <w:pPr>
        <w:pStyle w:val="af6"/>
        <w:spacing w:before="0" w:beforeAutospacing="0" w:after="0" w:afterAutospacing="0"/>
        <w:ind w:firstLine="567"/>
        <w:jc w:val="both"/>
      </w:pPr>
      <w:r w:rsidRPr="00994DE1">
        <w:t>•</w:t>
      </w:r>
      <w:r w:rsidRPr="00994DE1">
        <w:tab/>
        <w:t>текущий статус инвентаризации (</w:t>
      </w:r>
      <w:r w:rsidRPr="00994DE1">
        <w:rPr>
          <w:lang w:val="kk-KZ"/>
        </w:rPr>
        <w:t>найдено</w:t>
      </w:r>
      <w:r w:rsidRPr="00994DE1">
        <w:t>/не найдено считывателем);</w:t>
      </w:r>
    </w:p>
    <w:p w14:paraId="5A99C705" w14:textId="40A07583" w:rsidR="00994DE1" w:rsidRPr="00994DE1" w:rsidRDefault="00994DE1" w:rsidP="00994DE1">
      <w:pPr>
        <w:pStyle w:val="af6"/>
        <w:spacing w:before="0" w:beforeAutospacing="0" w:after="0" w:afterAutospacing="0"/>
        <w:ind w:firstLine="567"/>
        <w:jc w:val="both"/>
      </w:pPr>
      <w:r w:rsidRPr="00994DE1">
        <w:t>• примечание.</w:t>
      </w:r>
    </w:p>
    <w:p w14:paraId="328C82A8" w14:textId="327B5A89" w:rsidR="00994DE1" w:rsidRDefault="00994DE1" w:rsidP="00F7223A">
      <w:pPr>
        <w:pStyle w:val="af6"/>
        <w:spacing w:before="0" w:beforeAutospacing="0" w:after="0" w:afterAutospacing="0"/>
        <w:ind w:firstLine="567"/>
        <w:jc w:val="both"/>
      </w:pPr>
    </w:p>
    <w:p w14:paraId="266CE420" w14:textId="1F7CC369" w:rsidR="00994DE1" w:rsidRPr="00775C9B" w:rsidRDefault="00994DE1" w:rsidP="00F979FF">
      <w:pPr>
        <w:pStyle w:val="af6"/>
        <w:spacing w:before="0" w:beforeAutospacing="0" w:after="240" w:afterAutospacing="0"/>
        <w:jc w:val="both"/>
        <w:outlineLvl w:val="0"/>
        <w:rPr>
          <w:b/>
          <w:bCs/>
          <w:i/>
          <w:iCs/>
        </w:rPr>
      </w:pPr>
      <w:bookmarkStart w:id="118" w:name="_Toc181263077"/>
      <w:r w:rsidRPr="00775C9B">
        <w:rPr>
          <w:b/>
          <w:bCs/>
          <w:i/>
          <w:iCs/>
        </w:rPr>
        <w:t>7.1.3.2 Шапка документа по инвентаризации ТМЦ содержит:</w:t>
      </w:r>
      <w:bookmarkEnd w:id="118"/>
    </w:p>
    <w:p w14:paraId="2340A259" w14:textId="77777777" w:rsidR="00775C9B" w:rsidRPr="00216375" w:rsidRDefault="00775C9B" w:rsidP="00775C9B">
      <w:pPr>
        <w:pStyle w:val="af6"/>
        <w:spacing w:before="0" w:beforeAutospacing="0" w:after="0" w:afterAutospacing="0"/>
        <w:ind w:firstLine="567"/>
        <w:jc w:val="right"/>
        <w:rPr>
          <w:i/>
          <w:iCs/>
          <w:u w:val="single"/>
        </w:rPr>
      </w:pPr>
      <w:r w:rsidRPr="00216375">
        <w:rPr>
          <w:i/>
          <w:iCs/>
          <w:u w:val="single"/>
        </w:rPr>
        <w:t>Пример документа инвентаризации ТМЦ</w:t>
      </w:r>
    </w:p>
    <w:p w14:paraId="3ABDCFD0" w14:textId="1EC09407" w:rsidR="00775C9B" w:rsidRDefault="00775C9B" w:rsidP="00994DE1">
      <w:pPr>
        <w:pStyle w:val="af6"/>
        <w:spacing w:before="0" w:beforeAutospacing="0" w:after="0" w:afterAutospacing="0"/>
        <w:ind w:firstLine="567"/>
        <w:jc w:val="both"/>
        <w:outlineLvl w:val="0"/>
        <w:rPr>
          <w:b/>
          <w:bCs/>
        </w:rPr>
      </w:pPr>
    </w:p>
    <w:p w14:paraId="5BC5DB32" w14:textId="3CAA8B8A" w:rsidR="00775C9B" w:rsidRDefault="00775C9B" w:rsidP="00775C9B">
      <w:pPr>
        <w:pStyle w:val="af6"/>
        <w:spacing w:before="0" w:beforeAutospacing="0" w:after="0" w:afterAutospacing="0"/>
        <w:ind w:firstLine="567"/>
        <w:jc w:val="both"/>
        <w:rPr>
          <w:b/>
          <w:bCs/>
        </w:rPr>
      </w:pPr>
      <w:bookmarkStart w:id="119" w:name="_Toc180932901"/>
      <w:ins w:id="120" w:author="Vladimir Titenko" w:date="2024-10-14T16:41:00Z">
        <w:r>
          <w:rPr>
            <w:noProof/>
          </w:rPr>
          <w:drawing>
            <wp:inline distT="0" distB="0" distL="0" distR="0" wp14:anchorId="7E9B5ADB" wp14:editId="190AF963">
              <wp:extent cx="6371590" cy="2700669"/>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4544" cy="2701921"/>
                      </a:xfrm>
                      <a:prstGeom prst="rect">
                        <a:avLst/>
                      </a:prstGeom>
                      <a:noFill/>
                      <a:ln>
                        <a:noFill/>
                      </a:ln>
                    </pic:spPr>
                  </pic:pic>
                </a:graphicData>
              </a:graphic>
            </wp:inline>
          </w:drawing>
        </w:r>
      </w:ins>
      <w:bookmarkEnd w:id="119"/>
    </w:p>
    <w:p w14:paraId="75B811C2" w14:textId="04C0CB8C" w:rsidR="00775C9B" w:rsidRDefault="00775C9B" w:rsidP="00775C9B">
      <w:pPr>
        <w:pStyle w:val="af6"/>
        <w:spacing w:before="0" w:beforeAutospacing="0" w:after="0" w:afterAutospacing="0"/>
        <w:ind w:firstLine="567"/>
        <w:jc w:val="both"/>
        <w:rPr>
          <w:b/>
          <w:bCs/>
        </w:rPr>
      </w:pPr>
      <w:bookmarkStart w:id="121" w:name="_Toc180932902"/>
      <w:ins w:id="122" w:author="Vladimir Titenko" w:date="2024-10-14T16:42:00Z">
        <w:r>
          <w:rPr>
            <w:noProof/>
          </w:rPr>
          <w:lastRenderedPageBreak/>
          <w:drawing>
            <wp:inline distT="0" distB="0" distL="0" distR="0" wp14:anchorId="734D6192" wp14:editId="646C1C99">
              <wp:extent cx="6371590" cy="256244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4654" cy="2563679"/>
                      </a:xfrm>
                      <a:prstGeom prst="rect">
                        <a:avLst/>
                      </a:prstGeom>
                      <a:noFill/>
                      <a:ln>
                        <a:noFill/>
                      </a:ln>
                    </pic:spPr>
                  </pic:pic>
                </a:graphicData>
              </a:graphic>
            </wp:inline>
          </w:drawing>
        </w:r>
      </w:ins>
      <w:bookmarkEnd w:id="121"/>
    </w:p>
    <w:p w14:paraId="34358875" w14:textId="77777777" w:rsidR="00775C9B" w:rsidRPr="00994DE1" w:rsidRDefault="00775C9B" w:rsidP="00994DE1">
      <w:pPr>
        <w:pStyle w:val="af6"/>
        <w:spacing w:before="0" w:beforeAutospacing="0" w:after="0" w:afterAutospacing="0"/>
        <w:ind w:firstLine="567"/>
        <w:jc w:val="both"/>
        <w:outlineLvl w:val="0"/>
        <w:rPr>
          <w:b/>
          <w:bCs/>
        </w:rPr>
      </w:pPr>
    </w:p>
    <w:p w14:paraId="3A786994" w14:textId="77777777" w:rsidR="00994DE1" w:rsidRPr="00994DE1" w:rsidRDefault="00994DE1" w:rsidP="00994DE1">
      <w:pPr>
        <w:pStyle w:val="af6"/>
        <w:spacing w:before="0" w:beforeAutospacing="0" w:after="0" w:afterAutospacing="0"/>
        <w:ind w:firstLine="567"/>
        <w:jc w:val="both"/>
      </w:pPr>
      <w:r w:rsidRPr="00994DE1">
        <w:t>•</w:t>
      </w:r>
      <w:r w:rsidRPr="00994DE1">
        <w:tab/>
        <w:t>дата составления документа;</w:t>
      </w:r>
    </w:p>
    <w:p w14:paraId="38773752" w14:textId="77777777" w:rsidR="00994DE1" w:rsidRPr="00994DE1" w:rsidRDefault="00994DE1" w:rsidP="00994DE1">
      <w:pPr>
        <w:pStyle w:val="af6"/>
        <w:spacing w:before="0" w:beforeAutospacing="0" w:after="0" w:afterAutospacing="0"/>
        <w:ind w:firstLine="567"/>
        <w:jc w:val="both"/>
      </w:pPr>
      <w:r w:rsidRPr="00994DE1">
        <w:t>•</w:t>
      </w:r>
      <w:r w:rsidRPr="00994DE1">
        <w:tab/>
        <w:t>номер документа;</w:t>
      </w:r>
    </w:p>
    <w:p w14:paraId="5092157C" w14:textId="77777777" w:rsidR="00994DE1" w:rsidRPr="00994DE1" w:rsidRDefault="00994DE1" w:rsidP="00994DE1">
      <w:pPr>
        <w:pStyle w:val="af6"/>
        <w:spacing w:before="0" w:beforeAutospacing="0" w:after="240" w:afterAutospacing="0"/>
        <w:ind w:firstLine="567"/>
        <w:jc w:val="both"/>
      </w:pPr>
      <w:r w:rsidRPr="00994DE1">
        <w:t>•</w:t>
      </w:r>
      <w:r w:rsidRPr="00994DE1">
        <w:tab/>
        <w:t>описание документа.</w:t>
      </w:r>
    </w:p>
    <w:p w14:paraId="0F4F27F1" w14:textId="5FC5180A" w:rsidR="00994DE1" w:rsidRPr="00994DE1" w:rsidRDefault="00994DE1" w:rsidP="00994DE1">
      <w:pPr>
        <w:pStyle w:val="af6"/>
        <w:spacing w:before="0" w:beforeAutospacing="0" w:after="0" w:afterAutospacing="0"/>
        <w:ind w:firstLine="567"/>
        <w:jc w:val="both"/>
      </w:pPr>
      <w:r w:rsidRPr="00994DE1">
        <w:t xml:space="preserve">Блок атрибутов документа, описывающих </w:t>
      </w:r>
      <w:r w:rsidR="00FA1832" w:rsidRPr="00994DE1">
        <w:t>какие объекты ТМЦ,</w:t>
      </w:r>
      <w:r w:rsidRPr="00994DE1">
        <w:t xml:space="preserve"> инвентаризуются:</w:t>
      </w:r>
    </w:p>
    <w:p w14:paraId="332D58D1" w14:textId="77777777" w:rsidR="009C2B28" w:rsidRPr="00994DE1" w:rsidRDefault="009C2B28" w:rsidP="009C2B28">
      <w:pPr>
        <w:pStyle w:val="af6"/>
        <w:spacing w:before="0" w:beforeAutospacing="0" w:after="0" w:afterAutospacing="0"/>
        <w:ind w:firstLine="567"/>
        <w:jc w:val="both"/>
      </w:pPr>
      <w:r w:rsidRPr="00994DE1">
        <w:t>•</w:t>
      </w:r>
      <w:r w:rsidRPr="00994DE1">
        <w:tab/>
        <w:t>подразделение. Выбирается с использованием панели подразделении;</w:t>
      </w:r>
    </w:p>
    <w:p w14:paraId="6DB51274" w14:textId="77777777" w:rsidR="009C2B28" w:rsidRPr="00994DE1" w:rsidRDefault="009C2B28" w:rsidP="009C2B28">
      <w:pPr>
        <w:pStyle w:val="af6"/>
        <w:spacing w:before="0" w:beforeAutospacing="0" w:after="0" w:afterAutospacing="0"/>
        <w:ind w:firstLine="567"/>
        <w:jc w:val="both"/>
      </w:pPr>
      <w:r w:rsidRPr="00994DE1">
        <w:t>•</w:t>
      </w:r>
      <w:r w:rsidRPr="00994DE1">
        <w:tab/>
        <w:t xml:space="preserve">склад (локация). </w:t>
      </w:r>
      <w:r w:rsidRPr="00E136D5">
        <w:t xml:space="preserve">Выбирается из выпадающего списка к выбранному </w:t>
      </w:r>
      <w:r>
        <w:t>подразделению</w:t>
      </w:r>
      <w:r w:rsidRPr="00E136D5">
        <w:t xml:space="preserve"> (</w:t>
      </w:r>
      <w:r>
        <w:t>склад</w:t>
      </w:r>
      <w:r w:rsidRPr="00E136D5">
        <w:t xml:space="preserve"> привязывается к </w:t>
      </w:r>
      <w:r>
        <w:t>подразделению</w:t>
      </w:r>
      <w:r w:rsidRPr="00E136D5">
        <w:t>)</w:t>
      </w:r>
      <w:r w:rsidRPr="00994DE1">
        <w:t xml:space="preserve">; </w:t>
      </w:r>
    </w:p>
    <w:p w14:paraId="5691E5C0" w14:textId="77777777" w:rsidR="009C2B28" w:rsidRPr="00994DE1" w:rsidRDefault="009C2B28" w:rsidP="009C2B28">
      <w:pPr>
        <w:pStyle w:val="af6"/>
        <w:spacing w:before="0" w:beforeAutospacing="0" w:after="0" w:afterAutospacing="0"/>
        <w:ind w:firstLine="567"/>
        <w:jc w:val="both"/>
      </w:pPr>
      <w:r w:rsidRPr="00994DE1">
        <w:t>•</w:t>
      </w:r>
      <w:r w:rsidRPr="00994DE1">
        <w:tab/>
        <w:t xml:space="preserve">МОЛ. </w:t>
      </w:r>
      <w:r>
        <w:t>Выбирается из выпадающего списка к выбранному складу (МОЛ привязывается к складу)</w:t>
      </w:r>
      <w:r w:rsidRPr="00994DE1">
        <w:t xml:space="preserve">; </w:t>
      </w:r>
    </w:p>
    <w:p w14:paraId="50BC4320" w14:textId="77777777" w:rsidR="00994DE1" w:rsidRPr="00994DE1" w:rsidRDefault="00994DE1" w:rsidP="00994DE1">
      <w:pPr>
        <w:pStyle w:val="af6"/>
        <w:spacing w:before="0" w:beforeAutospacing="0" w:after="240" w:afterAutospacing="0"/>
        <w:ind w:firstLine="567"/>
        <w:jc w:val="both"/>
      </w:pPr>
      <w:r w:rsidRPr="00994DE1">
        <w:t>•</w:t>
      </w:r>
      <w:r w:rsidRPr="00994DE1">
        <w:tab/>
        <w:t>список комиссии – список членов комиссии. Глава комиссии выбирается из справочника пользователей. Список можно заполнить как с использованием справочных данных пользователей, так и внесением записей для членов комиссии, которые не зарегистрированы в справочнике комиссии.</w:t>
      </w:r>
    </w:p>
    <w:p w14:paraId="6167F711" w14:textId="18BDF922" w:rsidR="00994DE1" w:rsidRPr="00994DE1" w:rsidRDefault="00994DE1" w:rsidP="00994DE1">
      <w:pPr>
        <w:pStyle w:val="af6"/>
        <w:spacing w:before="0" w:beforeAutospacing="0" w:after="0" w:afterAutospacing="0"/>
        <w:ind w:firstLine="567"/>
        <w:jc w:val="both"/>
      </w:pPr>
      <w:r w:rsidRPr="00994DE1">
        <w:t>Табличная часть – список позиций объектов ТМЦ к инвентаризации:</w:t>
      </w:r>
    </w:p>
    <w:p w14:paraId="6C7E3C36" w14:textId="56D46A61" w:rsidR="00994DE1" w:rsidRPr="00994DE1" w:rsidRDefault="00994DE1" w:rsidP="00994DE1">
      <w:pPr>
        <w:pStyle w:val="af6"/>
        <w:spacing w:before="0" w:beforeAutospacing="0" w:after="0" w:afterAutospacing="0"/>
        <w:ind w:firstLine="567"/>
        <w:jc w:val="both"/>
      </w:pPr>
      <w:r w:rsidRPr="00994DE1">
        <w:t>•</w:t>
      </w:r>
      <w:r w:rsidRPr="00994DE1">
        <w:tab/>
        <w:t>наименование ТМЦ;</w:t>
      </w:r>
    </w:p>
    <w:p w14:paraId="41D8D92E" w14:textId="3627C919" w:rsidR="00994DE1" w:rsidRDefault="00994DE1" w:rsidP="00994DE1">
      <w:pPr>
        <w:pStyle w:val="af6"/>
        <w:spacing w:before="0" w:beforeAutospacing="0" w:after="0" w:afterAutospacing="0"/>
        <w:ind w:firstLine="567"/>
        <w:jc w:val="both"/>
      </w:pPr>
      <w:r w:rsidRPr="00994DE1">
        <w:t>• артикул номенклатуры ТМЦ;</w:t>
      </w:r>
    </w:p>
    <w:p w14:paraId="2F5A8F76" w14:textId="1096F620" w:rsidR="009C2B28" w:rsidRDefault="009C2B28" w:rsidP="00994DE1">
      <w:pPr>
        <w:pStyle w:val="af6"/>
        <w:spacing w:before="0" w:beforeAutospacing="0" w:after="0" w:afterAutospacing="0"/>
        <w:ind w:firstLine="567"/>
        <w:jc w:val="both"/>
      </w:pPr>
      <w:r w:rsidRPr="00994DE1">
        <w:t>•</w:t>
      </w:r>
      <w:r>
        <w:t xml:space="preserve"> тип, марка, модель ТМЦ;</w:t>
      </w:r>
    </w:p>
    <w:p w14:paraId="0A6CF6CE" w14:textId="09BF7F38" w:rsidR="009C2B28" w:rsidRPr="00994DE1" w:rsidRDefault="009C2B28" w:rsidP="00994DE1">
      <w:pPr>
        <w:pStyle w:val="af6"/>
        <w:spacing w:before="0" w:beforeAutospacing="0" w:after="0" w:afterAutospacing="0"/>
        <w:ind w:firstLine="567"/>
        <w:jc w:val="both"/>
      </w:pPr>
      <w:r w:rsidRPr="00994DE1">
        <w:t>•</w:t>
      </w:r>
      <w:r>
        <w:t xml:space="preserve"> характеристика</w:t>
      </w:r>
      <w:r w:rsidR="00540A8F">
        <w:t xml:space="preserve"> ТМЦ</w:t>
      </w:r>
      <w:r>
        <w:t>;</w:t>
      </w:r>
    </w:p>
    <w:p w14:paraId="37109367" w14:textId="4B0B4A6B" w:rsidR="00994DE1" w:rsidRDefault="00994DE1" w:rsidP="00994DE1">
      <w:pPr>
        <w:pStyle w:val="af6"/>
        <w:spacing w:before="0" w:beforeAutospacing="0" w:after="0" w:afterAutospacing="0"/>
        <w:ind w:firstLine="567"/>
        <w:jc w:val="both"/>
      </w:pPr>
      <w:r w:rsidRPr="00994DE1">
        <w:t>• единица измерения ТМЦ;</w:t>
      </w:r>
    </w:p>
    <w:p w14:paraId="0B32C623" w14:textId="7FF35004" w:rsidR="009C2B28" w:rsidRPr="00994DE1" w:rsidRDefault="009C2B28" w:rsidP="00994DE1">
      <w:pPr>
        <w:pStyle w:val="af6"/>
        <w:spacing w:before="0" w:beforeAutospacing="0" w:after="0" w:afterAutospacing="0"/>
        <w:ind w:firstLine="567"/>
        <w:jc w:val="both"/>
      </w:pPr>
      <w:r w:rsidRPr="00994DE1">
        <w:t>•</w:t>
      </w:r>
      <w:r>
        <w:t xml:space="preserve"> количество;</w:t>
      </w:r>
    </w:p>
    <w:p w14:paraId="11F39A28" w14:textId="77777777" w:rsidR="00994DE1" w:rsidRPr="00994DE1" w:rsidRDefault="00994DE1" w:rsidP="00994DE1">
      <w:pPr>
        <w:pStyle w:val="af6"/>
        <w:spacing w:before="0" w:beforeAutospacing="0" w:after="0" w:afterAutospacing="0"/>
        <w:ind w:firstLine="567"/>
        <w:jc w:val="both"/>
      </w:pPr>
      <w:r w:rsidRPr="00994DE1">
        <w:t>• цена за единицу;</w:t>
      </w:r>
    </w:p>
    <w:p w14:paraId="496DABCD" w14:textId="77777777" w:rsidR="00994DE1" w:rsidRPr="00994DE1" w:rsidRDefault="00994DE1" w:rsidP="00994DE1">
      <w:pPr>
        <w:pStyle w:val="af6"/>
        <w:spacing w:before="0" w:beforeAutospacing="0" w:after="0" w:afterAutospacing="0"/>
        <w:ind w:firstLine="567"/>
        <w:jc w:val="both"/>
      </w:pPr>
      <w:r w:rsidRPr="00994DE1">
        <w:t>•</w:t>
      </w:r>
      <w:r w:rsidRPr="00994DE1">
        <w:tab/>
        <w:t>фактическое наличие по результатам инвентаризации;</w:t>
      </w:r>
    </w:p>
    <w:p w14:paraId="0F64A4F4" w14:textId="3469EEB6" w:rsidR="00994DE1" w:rsidRPr="00994DE1" w:rsidRDefault="00994DE1" w:rsidP="00994DE1">
      <w:pPr>
        <w:pStyle w:val="af6"/>
        <w:spacing w:before="0" w:beforeAutospacing="0" w:after="0" w:afterAutospacing="0"/>
        <w:ind w:firstLine="567"/>
        <w:jc w:val="both"/>
      </w:pPr>
      <w:r w:rsidRPr="00994DE1">
        <w:t xml:space="preserve">• </w:t>
      </w:r>
      <w:r w:rsidR="009C2B28">
        <w:t>количество</w:t>
      </w:r>
      <w:r w:rsidRPr="00994DE1">
        <w:t xml:space="preserve"> бухгалтерского учета;</w:t>
      </w:r>
    </w:p>
    <w:p w14:paraId="2318D113" w14:textId="77777777" w:rsidR="00994DE1" w:rsidRPr="00994DE1" w:rsidRDefault="00994DE1" w:rsidP="00994DE1">
      <w:pPr>
        <w:pStyle w:val="af6"/>
        <w:spacing w:before="0" w:beforeAutospacing="0" w:after="0" w:afterAutospacing="0"/>
        <w:ind w:firstLine="567"/>
        <w:jc w:val="both"/>
      </w:pPr>
      <w:r w:rsidRPr="00994DE1">
        <w:t>•</w:t>
      </w:r>
      <w:r w:rsidRPr="00994DE1">
        <w:tab/>
        <w:t>текущий статус инвентаризации (</w:t>
      </w:r>
      <w:r w:rsidRPr="00994DE1">
        <w:rPr>
          <w:lang w:val="kk-KZ"/>
        </w:rPr>
        <w:t>найдено</w:t>
      </w:r>
      <w:r w:rsidRPr="00994DE1">
        <w:t>/не найдено считывателем);</w:t>
      </w:r>
    </w:p>
    <w:p w14:paraId="0A1994BB" w14:textId="333E159C" w:rsidR="00994DE1" w:rsidRDefault="00994DE1" w:rsidP="00994DE1">
      <w:pPr>
        <w:pStyle w:val="af6"/>
        <w:spacing w:before="0" w:beforeAutospacing="0" w:after="0" w:afterAutospacing="0"/>
        <w:ind w:firstLine="567"/>
        <w:jc w:val="both"/>
      </w:pPr>
      <w:r w:rsidRPr="00994DE1">
        <w:t>• примечание.</w:t>
      </w:r>
    </w:p>
    <w:p w14:paraId="068E728C" w14:textId="77777777" w:rsidR="00FA1832" w:rsidRPr="00BC6FB3" w:rsidRDefault="00FA1832" w:rsidP="00FA1832">
      <w:pPr>
        <w:pStyle w:val="1"/>
        <w:spacing w:line="240" w:lineRule="auto"/>
        <w:rPr>
          <w:rFonts w:ascii="Times New Roman" w:hAnsi="Times New Roman" w:cs="Times New Roman"/>
          <w:bCs/>
          <w:color w:val="auto"/>
          <w:sz w:val="24"/>
          <w:szCs w:val="24"/>
        </w:rPr>
      </w:pPr>
      <w:bookmarkStart w:id="123" w:name="_Toc181263078"/>
      <w:r w:rsidRPr="00BC6FB3">
        <w:rPr>
          <w:rFonts w:ascii="Times New Roman" w:hAnsi="Times New Roman" w:cs="Times New Roman"/>
          <w:bCs/>
          <w:color w:val="auto"/>
          <w:sz w:val="24"/>
          <w:szCs w:val="24"/>
        </w:rPr>
        <w:t xml:space="preserve">7.2 Инвентаризация </w:t>
      </w:r>
      <w:r>
        <w:rPr>
          <w:rFonts w:ascii="Times New Roman" w:hAnsi="Times New Roman" w:cs="Times New Roman"/>
          <w:bCs/>
          <w:color w:val="auto"/>
          <w:sz w:val="24"/>
          <w:szCs w:val="24"/>
        </w:rPr>
        <w:t>ОС/ТМЦ</w:t>
      </w:r>
      <w:bookmarkEnd w:id="123"/>
    </w:p>
    <w:p w14:paraId="21CD2407" w14:textId="77777777" w:rsidR="00FA1832" w:rsidRPr="00BC6FB3" w:rsidRDefault="00FA1832" w:rsidP="00FA1832">
      <w:pPr>
        <w:pStyle w:val="af6"/>
        <w:spacing w:before="0" w:beforeAutospacing="0" w:after="0" w:afterAutospacing="0"/>
        <w:outlineLvl w:val="0"/>
        <w:rPr>
          <w:i/>
          <w:iCs/>
        </w:rPr>
      </w:pPr>
      <w:bookmarkStart w:id="124" w:name="_Toc181263079"/>
      <w:r w:rsidRPr="00FA1832">
        <w:rPr>
          <w:rStyle w:val="af7"/>
          <w:rFonts w:eastAsiaTheme="majorEastAsia"/>
          <w:i/>
          <w:iCs/>
        </w:rPr>
        <w:t xml:space="preserve">7.2.1 </w:t>
      </w:r>
      <w:r w:rsidRPr="00BC6FB3">
        <w:rPr>
          <w:rStyle w:val="af7"/>
          <w:rFonts w:eastAsiaTheme="majorEastAsia"/>
          <w:i/>
          <w:iCs/>
        </w:rPr>
        <w:t>Подготовка к инвентаризации ТМЦ</w:t>
      </w:r>
      <w:bookmarkEnd w:id="124"/>
    </w:p>
    <w:p w14:paraId="55EBD8BD" w14:textId="77777777" w:rsidR="00FA1832" w:rsidRPr="00F7223A" w:rsidRDefault="00FA1832" w:rsidP="00FA1832">
      <w:pPr>
        <w:numPr>
          <w:ilvl w:val="0"/>
          <w:numId w:val="16"/>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F7223A">
        <w:rPr>
          <w:rStyle w:val="af7"/>
          <w:rFonts w:ascii="Times New Roman" w:hAnsi="Times New Roman" w:cs="Times New Roman"/>
          <w:bCs w:val="0"/>
          <w:color w:val="auto"/>
          <w:sz w:val="24"/>
          <w:szCs w:val="24"/>
        </w:rPr>
        <w:t>Приказ о проведении инвентаризации</w:t>
      </w:r>
      <w:r w:rsidRPr="00F7223A">
        <w:rPr>
          <w:rFonts w:ascii="Times New Roman" w:hAnsi="Times New Roman" w:cs="Times New Roman"/>
          <w:b w:val="0"/>
          <w:color w:val="auto"/>
          <w:sz w:val="24"/>
          <w:szCs w:val="24"/>
        </w:rPr>
        <w:t xml:space="preserve">: издается приказ, в котором определяются сроки, состав комиссии и ответственные лица. </w:t>
      </w:r>
      <w:r>
        <w:rPr>
          <w:rFonts w:ascii="Times New Roman" w:hAnsi="Times New Roman" w:cs="Times New Roman"/>
          <w:b w:val="0"/>
          <w:color w:val="auto"/>
          <w:sz w:val="24"/>
          <w:szCs w:val="24"/>
        </w:rPr>
        <w:t>Приказ и состав комиссии можно выбрать вручную из списка доступных данных.</w:t>
      </w:r>
    </w:p>
    <w:p w14:paraId="53E6AD57" w14:textId="77777777" w:rsidR="00FA1832" w:rsidRPr="00BC6FB3" w:rsidRDefault="00FA1832" w:rsidP="00FA1832">
      <w:pPr>
        <w:numPr>
          <w:ilvl w:val="0"/>
          <w:numId w:val="16"/>
        </w:numPr>
        <w:tabs>
          <w:tab w:val="clear" w:pos="720"/>
          <w:tab w:val="left" w:pos="851"/>
        </w:tabs>
        <w:spacing w:after="240"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Cs w:val="0"/>
          <w:color w:val="auto"/>
          <w:sz w:val="24"/>
          <w:szCs w:val="24"/>
        </w:rPr>
        <w:lastRenderedPageBreak/>
        <w:t>Формирование списка объектов</w:t>
      </w:r>
      <w:r w:rsidRPr="00BC6FB3">
        <w:rPr>
          <w:rFonts w:ascii="Times New Roman" w:hAnsi="Times New Roman" w:cs="Times New Roman"/>
          <w:b w:val="0"/>
          <w:color w:val="auto"/>
          <w:sz w:val="24"/>
          <w:szCs w:val="24"/>
        </w:rPr>
        <w:t xml:space="preserve">: Система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 xml:space="preserve"> автоматически генерирует список ТМЦ, подлежащих инвентаризации, на основе данных, синхронизированных с </w:t>
      </w:r>
      <w:r w:rsidRPr="00F7223A">
        <w:rPr>
          <w:rFonts w:ascii="Times New Roman" w:hAnsi="Times New Roman" w:cs="Times New Roman"/>
          <w:b w:val="0"/>
          <w:color w:val="auto"/>
          <w:sz w:val="24"/>
          <w:szCs w:val="24"/>
        </w:rPr>
        <w:t>1С:</w:t>
      </w:r>
      <w:r>
        <w:rPr>
          <w:rFonts w:ascii="Times New Roman" w:hAnsi="Times New Roman" w:cs="Times New Roman"/>
          <w:b w:val="0"/>
          <w:color w:val="auto"/>
          <w:sz w:val="24"/>
          <w:szCs w:val="24"/>
          <w:lang w:val="kk-KZ"/>
        </w:rPr>
        <w:t xml:space="preserve"> </w:t>
      </w:r>
      <w:r w:rsidRPr="00F7223A">
        <w:rPr>
          <w:rFonts w:ascii="Times New Roman" w:hAnsi="Times New Roman" w:cs="Times New Roman"/>
          <w:b w:val="0"/>
          <w:color w:val="auto"/>
          <w:sz w:val="24"/>
          <w:szCs w:val="24"/>
        </w:rPr>
        <w:t>УПП</w:t>
      </w:r>
      <w:r>
        <w:rPr>
          <w:rFonts w:ascii="Times New Roman" w:hAnsi="Times New Roman" w:cs="Times New Roman"/>
          <w:b w:val="0"/>
          <w:color w:val="auto"/>
          <w:sz w:val="24"/>
          <w:szCs w:val="24"/>
        </w:rPr>
        <w:t>.</w:t>
      </w:r>
    </w:p>
    <w:p w14:paraId="5394C4E9" w14:textId="77777777" w:rsidR="00FA1832" w:rsidRPr="00BC6FB3" w:rsidRDefault="00FA1832" w:rsidP="00FA1832">
      <w:pPr>
        <w:pStyle w:val="af6"/>
        <w:spacing w:before="0" w:beforeAutospacing="0" w:after="0" w:afterAutospacing="0"/>
        <w:jc w:val="both"/>
        <w:outlineLvl w:val="0"/>
        <w:rPr>
          <w:i/>
          <w:iCs/>
        </w:rPr>
      </w:pPr>
      <w:bookmarkStart w:id="125" w:name="_Toc181263080"/>
      <w:r w:rsidRPr="00BC6FB3">
        <w:rPr>
          <w:rStyle w:val="af7"/>
          <w:rFonts w:eastAsiaTheme="majorEastAsia"/>
          <w:i/>
          <w:iCs/>
          <w:lang w:val="en-US"/>
        </w:rPr>
        <w:t xml:space="preserve">7.2.2 </w:t>
      </w:r>
      <w:r w:rsidRPr="00BC6FB3">
        <w:rPr>
          <w:rStyle w:val="af7"/>
          <w:rFonts w:eastAsiaTheme="majorEastAsia"/>
          <w:i/>
          <w:iCs/>
        </w:rPr>
        <w:t>Процесс инвентаризации ТМЦ</w:t>
      </w:r>
      <w:bookmarkEnd w:id="125"/>
    </w:p>
    <w:p w14:paraId="0D53047A" w14:textId="77777777" w:rsidR="00FA1832" w:rsidRPr="00BC6FB3" w:rsidRDefault="00FA1832" w:rsidP="00FA1832">
      <w:pPr>
        <w:pStyle w:val="af6"/>
        <w:numPr>
          <w:ilvl w:val="0"/>
          <w:numId w:val="17"/>
        </w:numPr>
        <w:tabs>
          <w:tab w:val="left" w:pos="851"/>
        </w:tabs>
        <w:spacing w:before="0" w:beforeAutospacing="0" w:after="0" w:afterAutospacing="0"/>
        <w:ind w:left="0" w:firstLine="567"/>
        <w:jc w:val="both"/>
      </w:pPr>
      <w:r w:rsidRPr="00BC6FB3">
        <w:rPr>
          <w:rStyle w:val="af7"/>
          <w:rFonts w:eastAsiaTheme="majorEastAsia"/>
          <w:b w:val="0"/>
          <w:bCs w:val="0"/>
        </w:rPr>
        <w:t>Получение списка объектов</w:t>
      </w:r>
      <w:r w:rsidRPr="00BC6FB3">
        <w:rPr>
          <w:b/>
          <w:bCs/>
        </w:rPr>
        <w:t>:</w:t>
      </w:r>
      <w:r w:rsidRPr="00BC6FB3">
        <w:t xml:space="preserve"> инвентаризатор загружает список ТМЦ из системы АСКОУ </w:t>
      </w:r>
      <w:r w:rsidRPr="00BC6FB3">
        <w:rPr>
          <w:lang w:val="en-US"/>
        </w:rPr>
        <w:t>ARG</w:t>
      </w:r>
      <w:r w:rsidRPr="00BC6FB3">
        <w:t xml:space="preserve"> на мобильное устройство.</w:t>
      </w:r>
    </w:p>
    <w:p w14:paraId="44DF6A07" w14:textId="77777777" w:rsidR="00FA1832" w:rsidRPr="00BC6FB3" w:rsidRDefault="00FA1832" w:rsidP="00FA1832">
      <w:pPr>
        <w:pStyle w:val="af6"/>
        <w:spacing w:before="0" w:beforeAutospacing="0" w:after="0" w:afterAutospacing="0"/>
        <w:ind w:left="567"/>
        <w:jc w:val="both"/>
      </w:pPr>
      <w:r w:rsidRPr="00BC6FB3">
        <w:rPr>
          <w:rStyle w:val="af7"/>
          <w:rFonts w:eastAsiaTheme="majorEastAsia"/>
          <w:b w:val="0"/>
          <w:bCs w:val="0"/>
        </w:rPr>
        <w:t>Считывание RFID-меток</w:t>
      </w:r>
      <w:r w:rsidRPr="00BC6FB3">
        <w:t>:</w:t>
      </w:r>
    </w:p>
    <w:p w14:paraId="49F360BD" w14:textId="77777777" w:rsidR="00FA1832" w:rsidRPr="00BC6FB3" w:rsidRDefault="00FA1832" w:rsidP="00FA1832">
      <w:pPr>
        <w:pStyle w:val="af4"/>
        <w:numPr>
          <w:ilvl w:val="0"/>
          <w:numId w:val="17"/>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Инвентаризатор использует RFID-считыватель для сканирования меток на каждом объекте.</w:t>
      </w:r>
    </w:p>
    <w:p w14:paraId="18D31678" w14:textId="77777777" w:rsidR="00FA1832" w:rsidRPr="00BC6FB3" w:rsidRDefault="00FA1832" w:rsidP="00FA1832">
      <w:pPr>
        <w:pStyle w:val="af4"/>
        <w:numPr>
          <w:ilvl w:val="0"/>
          <w:numId w:val="17"/>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При считывании метки информация о каждом ТМЦ передается в систему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w:t>
      </w:r>
    </w:p>
    <w:p w14:paraId="7511AAF8" w14:textId="77777777" w:rsidR="00FA1832" w:rsidRPr="00BC6FB3" w:rsidRDefault="00FA1832" w:rsidP="00FA1832">
      <w:pPr>
        <w:pStyle w:val="af6"/>
        <w:numPr>
          <w:ilvl w:val="0"/>
          <w:numId w:val="17"/>
        </w:numPr>
        <w:tabs>
          <w:tab w:val="left" w:pos="851"/>
        </w:tabs>
        <w:spacing w:before="0" w:beforeAutospacing="0" w:after="0" w:afterAutospacing="0"/>
        <w:ind w:left="0" w:firstLine="567"/>
        <w:jc w:val="both"/>
      </w:pPr>
      <w:r w:rsidRPr="00BC6FB3">
        <w:rPr>
          <w:rStyle w:val="af7"/>
          <w:rFonts w:eastAsiaTheme="majorEastAsia"/>
          <w:b w:val="0"/>
          <w:bCs w:val="0"/>
        </w:rPr>
        <w:t>Фиксация состояния объектов</w:t>
      </w:r>
      <w:r w:rsidRPr="00BC6FB3">
        <w:t>:</w:t>
      </w:r>
    </w:p>
    <w:p w14:paraId="41D8E0D5" w14:textId="77777777" w:rsidR="00FA1832" w:rsidRPr="00BC6FB3" w:rsidRDefault="00FA1832" w:rsidP="00FA1832">
      <w:pPr>
        <w:pStyle w:val="af4"/>
        <w:numPr>
          <w:ilvl w:val="0"/>
          <w:numId w:val="17"/>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Инвентаризатор вводит дополнительные данные о состоянии ТМЦ через мобильное приложение, что сохраняется в системе.</w:t>
      </w:r>
    </w:p>
    <w:p w14:paraId="38362538" w14:textId="77777777" w:rsidR="00FA1832" w:rsidRPr="00BC6FB3" w:rsidRDefault="00FA1832" w:rsidP="00FA1832">
      <w:pPr>
        <w:pStyle w:val="af6"/>
        <w:spacing w:before="0" w:beforeAutospacing="0" w:after="0" w:afterAutospacing="0"/>
        <w:jc w:val="both"/>
        <w:outlineLvl w:val="0"/>
        <w:rPr>
          <w:i/>
          <w:iCs/>
        </w:rPr>
      </w:pPr>
      <w:bookmarkStart w:id="126" w:name="_Toc181263081"/>
      <w:r w:rsidRPr="00BC6FB3">
        <w:rPr>
          <w:rStyle w:val="af7"/>
          <w:rFonts w:eastAsiaTheme="majorEastAsia"/>
          <w:i/>
          <w:iCs/>
        </w:rPr>
        <w:t>7.2.</w:t>
      </w:r>
      <w:r>
        <w:rPr>
          <w:rStyle w:val="af7"/>
          <w:rFonts w:eastAsiaTheme="majorEastAsia"/>
          <w:i/>
          <w:iCs/>
        </w:rPr>
        <w:t>3</w:t>
      </w:r>
      <w:r w:rsidRPr="00BC6FB3">
        <w:rPr>
          <w:rStyle w:val="af7"/>
          <w:rFonts w:eastAsiaTheme="majorEastAsia"/>
          <w:i/>
          <w:iCs/>
        </w:rPr>
        <w:t xml:space="preserve"> Формирование отчетов о инвентаризации ТМЦ</w:t>
      </w:r>
      <w:bookmarkEnd w:id="126"/>
    </w:p>
    <w:p w14:paraId="103EA705" w14:textId="77777777" w:rsidR="00FA1832" w:rsidRPr="00994DE1" w:rsidRDefault="00FA1832" w:rsidP="00FA1832">
      <w:pPr>
        <w:pStyle w:val="af6"/>
        <w:spacing w:before="0" w:beforeAutospacing="0" w:after="0" w:afterAutospacing="0"/>
        <w:ind w:left="567"/>
        <w:jc w:val="both"/>
      </w:pPr>
      <w:r w:rsidRPr="00994DE1">
        <w:rPr>
          <w:rStyle w:val="af7"/>
          <w:rFonts w:eastAsiaTheme="majorEastAsia"/>
          <w:b w:val="0"/>
          <w:bCs w:val="0"/>
        </w:rPr>
        <w:t>Отчеты о результатах инвентаризации</w:t>
      </w:r>
      <w:r w:rsidRPr="00994DE1">
        <w:t>:</w:t>
      </w:r>
    </w:p>
    <w:p w14:paraId="4E9A1DD8" w14:textId="75A230EF" w:rsidR="00FA1832" w:rsidRPr="00994DE1" w:rsidRDefault="00FA1832" w:rsidP="00FA1832">
      <w:pPr>
        <w:pStyle w:val="af4"/>
        <w:numPr>
          <w:ilvl w:val="0"/>
          <w:numId w:val="18"/>
        </w:numPr>
        <w:tabs>
          <w:tab w:val="left" w:pos="851"/>
        </w:tabs>
        <w:spacing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Формируются отчеты о результатах инвентаризации ТМЦ в системе АСКОУ </w:t>
      </w:r>
      <w:r w:rsidRPr="00994DE1">
        <w:rPr>
          <w:rFonts w:ascii="Times New Roman" w:hAnsi="Times New Roman" w:cs="Times New Roman"/>
          <w:b w:val="0"/>
          <w:color w:val="auto"/>
          <w:sz w:val="24"/>
          <w:szCs w:val="24"/>
          <w:lang w:val="en-US"/>
        </w:rPr>
        <w:t>ARG</w:t>
      </w:r>
      <w:r w:rsidRPr="00994DE1">
        <w:rPr>
          <w:rFonts w:ascii="Times New Roman" w:hAnsi="Times New Roman" w:cs="Times New Roman"/>
          <w:b w:val="0"/>
          <w:color w:val="auto"/>
          <w:sz w:val="24"/>
          <w:szCs w:val="24"/>
        </w:rPr>
        <w:t xml:space="preserve"> и 1С: </w:t>
      </w:r>
      <w:r w:rsidR="00FA4FD3">
        <w:rPr>
          <w:rFonts w:ascii="Times New Roman" w:hAnsi="Times New Roman" w:cs="Times New Roman"/>
          <w:b w:val="0"/>
          <w:color w:val="auto"/>
          <w:sz w:val="24"/>
          <w:szCs w:val="24"/>
        </w:rPr>
        <w:t>УПП</w:t>
      </w:r>
      <w:r w:rsidRPr="00994DE1">
        <w:rPr>
          <w:rFonts w:ascii="Times New Roman" w:hAnsi="Times New Roman" w:cs="Times New Roman"/>
          <w:b w:val="0"/>
          <w:color w:val="auto"/>
          <w:sz w:val="24"/>
          <w:szCs w:val="24"/>
        </w:rPr>
        <w:t xml:space="preserve"> по ОС/ТМЦ, содержащие полную информацию о проверенных объектах и любых расхождениях.</w:t>
      </w:r>
    </w:p>
    <w:p w14:paraId="0977B5B3" w14:textId="77777777" w:rsidR="00FA1832" w:rsidRPr="00994DE1" w:rsidRDefault="00FA1832" w:rsidP="00FA1832">
      <w:pPr>
        <w:pStyle w:val="af4"/>
        <w:tabs>
          <w:tab w:val="left" w:pos="851"/>
        </w:tabs>
        <w:spacing w:line="240" w:lineRule="auto"/>
        <w:ind w:left="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Отчеты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 xml:space="preserve"> для дальнейшего анализа.</w:t>
      </w:r>
    </w:p>
    <w:p w14:paraId="5082396A" w14:textId="77777777" w:rsidR="00FA1832" w:rsidRPr="00994DE1" w:rsidRDefault="00FA1832" w:rsidP="00FA1832">
      <w:pPr>
        <w:pStyle w:val="af6"/>
        <w:tabs>
          <w:tab w:val="left" w:pos="851"/>
        </w:tabs>
        <w:spacing w:before="0" w:beforeAutospacing="0" w:after="0" w:afterAutospacing="0"/>
        <w:ind w:left="567"/>
        <w:jc w:val="both"/>
      </w:pPr>
      <w:r w:rsidRPr="00994DE1">
        <w:rPr>
          <w:rStyle w:val="af7"/>
          <w:rFonts w:eastAsiaTheme="majorEastAsia"/>
          <w:b w:val="0"/>
          <w:bCs w:val="0"/>
        </w:rPr>
        <w:t>Документация о расхождениях</w:t>
      </w:r>
      <w:r w:rsidRPr="00994DE1">
        <w:t>:</w:t>
      </w:r>
    </w:p>
    <w:p w14:paraId="2EE189DA" w14:textId="77777777" w:rsidR="00FA1832" w:rsidRPr="00994DE1" w:rsidRDefault="00FA1832" w:rsidP="00FA1832">
      <w:pPr>
        <w:pStyle w:val="af4"/>
        <w:numPr>
          <w:ilvl w:val="0"/>
          <w:numId w:val="18"/>
        </w:numPr>
        <w:tabs>
          <w:tab w:val="left" w:pos="851"/>
        </w:tabs>
        <w:spacing w:after="240"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В случае расхождений создаются</w:t>
      </w:r>
      <w:r w:rsidRPr="00994DE1">
        <w:rPr>
          <w:rFonts w:ascii="Times New Roman" w:hAnsi="Times New Roman" w:cs="Times New Roman"/>
          <w:b w:val="0"/>
          <w:color w:val="auto"/>
          <w:sz w:val="24"/>
          <w:szCs w:val="24"/>
          <w:lang w:val="kk-KZ"/>
        </w:rPr>
        <w:t xml:space="preserve"> сличительная ведомость</w:t>
      </w:r>
      <w:r w:rsidRPr="00994DE1">
        <w:rPr>
          <w:rFonts w:ascii="Times New Roman" w:hAnsi="Times New Roman" w:cs="Times New Roman"/>
          <w:b w:val="0"/>
          <w:color w:val="auto"/>
          <w:sz w:val="24"/>
          <w:szCs w:val="24"/>
        </w:rPr>
        <w:t xml:space="preserve">, которые также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w:t>
      </w:r>
    </w:p>
    <w:p w14:paraId="1D722AB7" w14:textId="77777777" w:rsidR="00FA1832" w:rsidRPr="00CB17AF" w:rsidRDefault="00FA1832" w:rsidP="00FA1832">
      <w:pPr>
        <w:pStyle w:val="af6"/>
      </w:pPr>
      <w:r>
        <w:t>Для корректной работы с RFID-метками и штрихкодами в процессе инвентаризации и учета ОС/</w:t>
      </w:r>
      <w:r w:rsidRPr="00CB17AF">
        <w:t>ТМЦ требуется соблюдение ряда технических требований и стандартов:</w:t>
      </w:r>
    </w:p>
    <w:p w14:paraId="06960B1A" w14:textId="529CEEFB" w:rsidR="00540A8F" w:rsidRPr="00775C9B" w:rsidRDefault="00540A8F" w:rsidP="00F979FF">
      <w:pPr>
        <w:pStyle w:val="af6"/>
        <w:spacing w:before="0" w:beforeAutospacing="0" w:after="240" w:afterAutospacing="0"/>
        <w:jc w:val="both"/>
        <w:outlineLvl w:val="0"/>
        <w:rPr>
          <w:b/>
          <w:bCs/>
          <w:i/>
          <w:iCs/>
        </w:rPr>
      </w:pPr>
      <w:bookmarkStart w:id="127" w:name="_Toc181263082"/>
      <w:r w:rsidRPr="00775C9B">
        <w:rPr>
          <w:b/>
          <w:bCs/>
          <w:i/>
          <w:iCs/>
        </w:rPr>
        <w:t>7.</w:t>
      </w:r>
      <w:r w:rsidR="00FA1832">
        <w:rPr>
          <w:b/>
          <w:bCs/>
          <w:i/>
          <w:iCs/>
        </w:rPr>
        <w:t>2.4</w:t>
      </w:r>
      <w:r w:rsidRPr="00775C9B">
        <w:rPr>
          <w:b/>
          <w:bCs/>
          <w:i/>
          <w:iCs/>
        </w:rPr>
        <w:t xml:space="preserve"> </w:t>
      </w:r>
      <w:r>
        <w:rPr>
          <w:b/>
          <w:bCs/>
          <w:i/>
          <w:iCs/>
        </w:rPr>
        <w:t>Итоги инвентаризации</w:t>
      </w:r>
      <w:r w:rsidRPr="00775C9B">
        <w:rPr>
          <w:b/>
          <w:bCs/>
          <w:i/>
          <w:iCs/>
        </w:rPr>
        <w:t>:</w:t>
      </w:r>
      <w:bookmarkEnd w:id="127"/>
    </w:p>
    <w:p w14:paraId="1878B642" w14:textId="30AD5755" w:rsidR="00F7223A" w:rsidRPr="00F7223A" w:rsidRDefault="00F7223A" w:rsidP="00F7223A">
      <w:pPr>
        <w:pStyle w:val="af6"/>
        <w:spacing w:before="0" w:beforeAutospacing="0" w:after="0" w:afterAutospacing="0"/>
        <w:ind w:firstLine="567"/>
        <w:jc w:val="both"/>
      </w:pPr>
      <w:r w:rsidRPr="00994DE1">
        <w:t>Направление на исполнение и утверждение документа производится лицом, имеющим такие полномочия (права), обычно главой инвентаризационной комиссии</w:t>
      </w:r>
      <w:r w:rsidR="00994DE1">
        <w:t xml:space="preserve">, </w:t>
      </w:r>
      <w:r w:rsidR="00540A8F">
        <w:t>лицо,</w:t>
      </w:r>
      <w:r w:rsidR="00994DE1">
        <w:t xml:space="preserve"> сформировавшее документ инвентаризации</w:t>
      </w:r>
      <w:r w:rsidRPr="00994DE1">
        <w:t>. Вместо утверждения документ</w:t>
      </w:r>
      <w:r w:rsidR="00540A8F">
        <w:t xml:space="preserve"> по инвентаризации</w:t>
      </w:r>
      <w:r w:rsidRPr="00994DE1">
        <w:t xml:space="preserve"> может быть отменен или ему можно поменять статус, вплоть до возврата на редактирование.</w:t>
      </w:r>
    </w:p>
    <w:p w14:paraId="69F4C5DC" w14:textId="6D3CCDFD" w:rsidR="00F7223A" w:rsidRPr="00F7223A" w:rsidRDefault="00F7223A" w:rsidP="00F7223A">
      <w:pPr>
        <w:pStyle w:val="af6"/>
        <w:spacing w:before="0" w:beforeAutospacing="0" w:after="0" w:afterAutospacing="0"/>
        <w:ind w:firstLine="567"/>
        <w:jc w:val="both"/>
      </w:pPr>
      <w:r w:rsidRPr="00F7223A">
        <w:t>После направления на исполнение документ становится недоступным для редактирования в стационарном АРМ и изменения статуса.  Документ может быть только просмотрен. Но документ (после синхронизации) становится доступным на мобильном приложении, где проводится инвентаризация.</w:t>
      </w:r>
    </w:p>
    <w:p w14:paraId="05F69B87" w14:textId="53C5B652" w:rsidR="000C1B7B" w:rsidRPr="00CB17AF" w:rsidRDefault="00866DE2" w:rsidP="000C1B7B">
      <w:pPr>
        <w:pStyle w:val="af6"/>
        <w:spacing w:before="0" w:beforeAutospacing="0" w:after="240" w:afterAutospacing="0"/>
        <w:ind w:firstLine="567"/>
        <w:jc w:val="both"/>
      </w:pPr>
      <w:r>
        <w:t>П</w:t>
      </w:r>
      <w:r w:rsidR="000C1B7B" w:rsidRPr="00CB17AF">
        <w:t>осле завершения инвентаризации на мобильном АРМ, данные фиксируются на мобильном устройстве и при первой синхронизации передаются на стационарный АРМ, где проверяются, обрабатываются и получает статус «Утвержден» после автоматически выгружаются в 1С: УПП.</w:t>
      </w:r>
    </w:p>
    <w:p w14:paraId="45D29896" w14:textId="77777777" w:rsidR="000C1B7B" w:rsidRPr="00CB17AF" w:rsidRDefault="000C1B7B" w:rsidP="009C32B8">
      <w:pPr>
        <w:pStyle w:val="af6"/>
        <w:numPr>
          <w:ilvl w:val="0"/>
          <w:numId w:val="26"/>
        </w:numPr>
        <w:tabs>
          <w:tab w:val="left" w:pos="851"/>
        </w:tabs>
        <w:spacing w:before="0" w:beforeAutospacing="0" w:after="0" w:afterAutospacing="0"/>
        <w:ind w:left="0" w:firstLine="567"/>
        <w:jc w:val="both"/>
      </w:pPr>
      <w:r w:rsidRPr="00CB17AF">
        <w:t>При проведении инвентаризации результаты проверяются на соответствие учетным данным. В случае отклонений (излишков, недостач или обнаружения новых объектов ТМЦ и ОС) в документе инвентаризации формируются дополнительные записи, отражающие эти расхождения. Эти данные включают:</w:t>
      </w:r>
    </w:p>
    <w:p w14:paraId="6BF81387" w14:textId="3840D33C" w:rsidR="000C1B7B" w:rsidRPr="00CB17AF" w:rsidRDefault="000C1B7B" w:rsidP="000C1B7B">
      <w:pPr>
        <w:pStyle w:val="af6"/>
        <w:spacing w:before="0" w:beforeAutospacing="0" w:after="0" w:afterAutospacing="0"/>
        <w:ind w:firstLine="567"/>
        <w:jc w:val="both"/>
      </w:pPr>
      <w:r w:rsidRPr="00CB17AF">
        <w:rPr>
          <w:b/>
          <w:bCs/>
        </w:rPr>
        <w:t>Излишки:</w:t>
      </w:r>
      <w:r w:rsidRPr="00CB17AF">
        <w:t xml:space="preserve"> если в процессе инвентаризации обнаружены излишки, такие объекты фиксируются как новые записи. Они помечаются как найденные объекты, но отсутствующие в учете, и после согласования могут быть добавлены/оприходованы в систему 1С: УПП.</w:t>
      </w:r>
    </w:p>
    <w:p w14:paraId="7CF5256D" w14:textId="31D00E88" w:rsidR="000C1B7B" w:rsidRPr="00CB17AF" w:rsidRDefault="000C1B7B" w:rsidP="000C1B7B">
      <w:pPr>
        <w:pStyle w:val="af6"/>
        <w:spacing w:before="0" w:beforeAutospacing="0" w:after="0" w:afterAutospacing="0"/>
        <w:ind w:firstLine="567"/>
        <w:jc w:val="both"/>
      </w:pPr>
      <w:r w:rsidRPr="00CB17AF">
        <w:rPr>
          <w:b/>
          <w:bCs/>
        </w:rPr>
        <w:lastRenderedPageBreak/>
        <w:t xml:space="preserve">Недостачи: </w:t>
      </w:r>
      <w:r w:rsidRPr="00CB17AF">
        <w:t xml:space="preserve">если запланированные для учета объекты не были найдены, система фиксирует их как недостачи. Информация о таких позициях добавляется в отчет инвентаризации и передается в 1С: УПП для анализа. </w:t>
      </w:r>
    </w:p>
    <w:p w14:paraId="5371E1EB" w14:textId="1F3C9A30" w:rsidR="000C1B7B" w:rsidRPr="00CB17AF" w:rsidRDefault="000C1B7B" w:rsidP="000C1B7B">
      <w:pPr>
        <w:pStyle w:val="af6"/>
        <w:spacing w:before="0" w:beforeAutospacing="0" w:after="240" w:afterAutospacing="0"/>
        <w:ind w:firstLine="567"/>
        <w:jc w:val="both"/>
      </w:pPr>
      <w:r w:rsidRPr="00CB17AF">
        <w:rPr>
          <w:b/>
          <w:bCs/>
        </w:rPr>
        <w:t>Передача результатов в 1С: УПП:</w:t>
      </w:r>
      <w:r w:rsidRPr="00CB17AF">
        <w:t xml:space="preserve"> после проведения инвентаризации и фиксации всех расхождений результаты передаются в 1С: УПП</w:t>
      </w:r>
      <w:r w:rsidR="00866DE2">
        <w:t xml:space="preserve"> для отражения фактического наличия ОС/ТМЦ.</w:t>
      </w:r>
    </w:p>
    <w:p w14:paraId="2D744416" w14:textId="58691C5C" w:rsidR="000C1B7B" w:rsidRPr="00BC6FB3" w:rsidRDefault="000C1B7B" w:rsidP="000C1B7B">
      <w:pPr>
        <w:pStyle w:val="af6"/>
        <w:spacing w:before="0" w:beforeAutospacing="0" w:after="240" w:afterAutospacing="0"/>
        <w:ind w:firstLine="567"/>
        <w:jc w:val="both"/>
      </w:pPr>
      <w:r w:rsidRPr="00CB17AF">
        <w:t>В процессе инвентаризации с использованием считывателя, дублирование меток не произойдет, так как каждая метка присвоена уникальному объекту ОС/ТМЦ. Во время сканирования мобильное приложение проверяет каждую считанную метку и сравнивает ее с метками, уже внесенными в документ инвентаризации. Если метка уже была зафиксирована ранее, повторная запись не создается, предотвращая дублирование.</w:t>
      </w:r>
    </w:p>
    <w:p w14:paraId="68B72C20" w14:textId="0EB0664C" w:rsidR="000328FD" w:rsidRPr="00994DE1" w:rsidRDefault="000328FD" w:rsidP="00F979FF">
      <w:pPr>
        <w:pStyle w:val="af6"/>
        <w:spacing w:before="0" w:beforeAutospacing="0" w:after="240" w:afterAutospacing="0"/>
        <w:jc w:val="both"/>
        <w:outlineLvl w:val="0"/>
        <w:rPr>
          <w:i/>
          <w:iCs/>
        </w:rPr>
      </w:pPr>
      <w:bookmarkStart w:id="128" w:name="_Toc181263083"/>
      <w:r w:rsidRPr="00994DE1">
        <w:rPr>
          <w:rStyle w:val="af7"/>
          <w:rFonts w:eastAsiaTheme="majorEastAsia"/>
          <w:i/>
          <w:iCs/>
        </w:rPr>
        <w:t>7.</w:t>
      </w:r>
      <w:r w:rsidR="00FA1832">
        <w:rPr>
          <w:rStyle w:val="af7"/>
          <w:rFonts w:eastAsiaTheme="majorEastAsia"/>
          <w:i/>
          <w:iCs/>
        </w:rPr>
        <w:t>2</w:t>
      </w:r>
      <w:r w:rsidRPr="00994DE1">
        <w:rPr>
          <w:rStyle w:val="af7"/>
          <w:rFonts w:eastAsiaTheme="majorEastAsia"/>
          <w:i/>
          <w:iCs/>
        </w:rPr>
        <w:t>.</w:t>
      </w:r>
      <w:r w:rsidR="00FA1832">
        <w:rPr>
          <w:rStyle w:val="af7"/>
          <w:rFonts w:eastAsiaTheme="majorEastAsia"/>
          <w:i/>
          <w:iCs/>
        </w:rPr>
        <w:t>5</w:t>
      </w:r>
      <w:r w:rsidRPr="00994DE1">
        <w:rPr>
          <w:rStyle w:val="af7"/>
          <w:rFonts w:eastAsiaTheme="majorEastAsia"/>
          <w:i/>
          <w:iCs/>
        </w:rPr>
        <w:t xml:space="preserve"> Передача информации в 1С: </w:t>
      </w:r>
      <w:r w:rsidR="00FA1832">
        <w:rPr>
          <w:rStyle w:val="af7"/>
          <w:rFonts w:eastAsiaTheme="majorEastAsia"/>
          <w:i/>
          <w:iCs/>
        </w:rPr>
        <w:t>УПП</w:t>
      </w:r>
      <w:r w:rsidRPr="00994DE1">
        <w:rPr>
          <w:rStyle w:val="af7"/>
          <w:rFonts w:eastAsiaTheme="majorEastAsia"/>
          <w:i/>
          <w:iCs/>
        </w:rPr>
        <w:t xml:space="preserve"> по ОС</w:t>
      </w:r>
      <w:r w:rsidR="00FA1832">
        <w:rPr>
          <w:rStyle w:val="af7"/>
          <w:rFonts w:eastAsiaTheme="majorEastAsia"/>
          <w:i/>
          <w:iCs/>
        </w:rPr>
        <w:t>/ТМЦ</w:t>
      </w:r>
      <w:bookmarkEnd w:id="128"/>
    </w:p>
    <w:p w14:paraId="26E2EFA1" w14:textId="3AEF6B77" w:rsidR="00994DE1" w:rsidRPr="00994DE1" w:rsidRDefault="00994DE1" w:rsidP="00994DE1">
      <w:pPr>
        <w:spacing w:line="240" w:lineRule="auto"/>
        <w:ind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Процесс обмена данными между системой автоматизированного учета и контроля основных средств и товарно-материальных ценностей АСКОУ ARG и 1С: УПП включает следующие ключевые этапы:</w:t>
      </w:r>
    </w:p>
    <w:p w14:paraId="6B0FC1C9" w14:textId="536060CA"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Инициирование обмена данными</w:t>
      </w:r>
    </w:p>
    <w:p w14:paraId="568A351A" w14:textId="626B5128" w:rsidR="00994DE1" w:rsidRPr="00994DE1" w:rsidRDefault="00994DE1" w:rsidP="009C32B8">
      <w:pPr>
        <w:numPr>
          <w:ilvl w:val="0"/>
          <w:numId w:val="23"/>
        </w:numPr>
        <w:spacing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Завершение инвентаризации: </w:t>
      </w:r>
      <w:r w:rsidR="00866DE2">
        <w:rPr>
          <w:rFonts w:ascii="Times New Roman" w:eastAsia="Times New Roman" w:hAnsi="Times New Roman" w:cs="Times New Roman"/>
          <w:b w:val="0"/>
          <w:color w:val="auto"/>
          <w:sz w:val="24"/>
          <w:szCs w:val="24"/>
        </w:rPr>
        <w:t>в</w:t>
      </w:r>
      <w:r w:rsidRPr="00994DE1">
        <w:rPr>
          <w:rFonts w:ascii="Times New Roman" w:eastAsia="Times New Roman" w:hAnsi="Times New Roman" w:cs="Times New Roman"/>
          <w:b w:val="0"/>
          <w:color w:val="auto"/>
          <w:sz w:val="24"/>
          <w:szCs w:val="24"/>
        </w:rPr>
        <w:t xml:space="preserve"> системе АСКОУ ARG завершение инвентаризации </w:t>
      </w:r>
      <w:r w:rsidR="00965821">
        <w:rPr>
          <w:rFonts w:ascii="Times New Roman" w:eastAsia="Times New Roman" w:hAnsi="Times New Roman" w:cs="Times New Roman"/>
          <w:b w:val="0"/>
          <w:color w:val="auto"/>
          <w:sz w:val="24"/>
          <w:szCs w:val="24"/>
        </w:rPr>
        <w:t>по синхронизации</w:t>
      </w:r>
      <w:r w:rsidRPr="00994DE1">
        <w:rPr>
          <w:rFonts w:ascii="Times New Roman" w:eastAsia="Times New Roman" w:hAnsi="Times New Roman" w:cs="Times New Roman"/>
          <w:b w:val="0"/>
          <w:color w:val="auto"/>
          <w:sz w:val="24"/>
          <w:szCs w:val="24"/>
        </w:rPr>
        <w:t xml:space="preserve"> инициирует процесс обмена данными. Это срабатывает сразу после завершения учета по ОС</w:t>
      </w:r>
      <w:r w:rsidR="00FA1832">
        <w:rPr>
          <w:rFonts w:ascii="Times New Roman" w:eastAsia="Times New Roman" w:hAnsi="Times New Roman" w:cs="Times New Roman"/>
          <w:b w:val="0"/>
          <w:color w:val="auto"/>
          <w:sz w:val="24"/>
          <w:szCs w:val="24"/>
        </w:rPr>
        <w:t>/</w:t>
      </w:r>
      <w:r w:rsidRPr="00994DE1">
        <w:rPr>
          <w:rFonts w:ascii="Times New Roman" w:eastAsia="Times New Roman" w:hAnsi="Times New Roman" w:cs="Times New Roman"/>
          <w:b w:val="0"/>
          <w:color w:val="auto"/>
          <w:sz w:val="24"/>
          <w:szCs w:val="24"/>
        </w:rPr>
        <w:t>ТМЦ.</w:t>
      </w:r>
    </w:p>
    <w:p w14:paraId="0F2414AB" w14:textId="6AE6C2E7" w:rsidR="00994DE1" w:rsidRPr="00994DE1" w:rsidRDefault="00994DE1" w:rsidP="009C32B8">
      <w:pPr>
        <w:numPr>
          <w:ilvl w:val="0"/>
          <w:numId w:val="23"/>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Формирование документа: </w:t>
      </w:r>
      <w:r w:rsidR="00866DE2">
        <w:rPr>
          <w:rFonts w:ascii="Times New Roman" w:eastAsia="Times New Roman" w:hAnsi="Times New Roman" w:cs="Times New Roman"/>
          <w:b w:val="0"/>
          <w:color w:val="auto"/>
          <w:sz w:val="24"/>
          <w:szCs w:val="24"/>
        </w:rPr>
        <w:t>с</w:t>
      </w:r>
      <w:r w:rsidRPr="00994DE1">
        <w:rPr>
          <w:rFonts w:ascii="Times New Roman" w:eastAsia="Times New Roman" w:hAnsi="Times New Roman" w:cs="Times New Roman"/>
          <w:b w:val="0"/>
          <w:color w:val="auto"/>
          <w:sz w:val="24"/>
          <w:szCs w:val="24"/>
        </w:rPr>
        <w:t xml:space="preserve">истема АСКОУ ARG подготавливает данные инвентаризации в виде документа с результатами, устанавливая его статус как «черновик». </w:t>
      </w:r>
    </w:p>
    <w:p w14:paraId="76399F03" w14:textId="3E951F78"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Передача данных в 1С: УПП</w:t>
      </w:r>
    </w:p>
    <w:p w14:paraId="1B962D74" w14:textId="5708E1AE" w:rsidR="00994DE1" w:rsidRPr="00994DE1" w:rsidRDefault="00994DE1" w:rsidP="009C32B8">
      <w:pPr>
        <w:numPr>
          <w:ilvl w:val="0"/>
          <w:numId w:val="24"/>
        </w:numPr>
        <w:spacing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Использование интерфейсов обмена: </w:t>
      </w:r>
      <w:r w:rsidR="00866DE2">
        <w:rPr>
          <w:rFonts w:ascii="Times New Roman" w:eastAsia="Times New Roman" w:hAnsi="Times New Roman" w:cs="Times New Roman"/>
          <w:b w:val="0"/>
          <w:color w:val="auto"/>
          <w:sz w:val="24"/>
          <w:szCs w:val="24"/>
        </w:rPr>
        <w:t>п</w:t>
      </w:r>
      <w:r w:rsidRPr="00994DE1">
        <w:rPr>
          <w:rFonts w:ascii="Times New Roman" w:eastAsia="Times New Roman" w:hAnsi="Times New Roman" w:cs="Times New Roman"/>
          <w:b w:val="0"/>
          <w:color w:val="auto"/>
          <w:sz w:val="24"/>
          <w:szCs w:val="24"/>
        </w:rPr>
        <w:t xml:space="preserve">ередача осуществляется через заранее настроенные интерфейсы, что гарантирует согласованность форматов данных между системами. </w:t>
      </w:r>
    </w:p>
    <w:p w14:paraId="6B5A7C40" w14:textId="5C3DB8FC" w:rsidR="00994DE1" w:rsidRPr="00994DE1" w:rsidRDefault="00994DE1" w:rsidP="009C32B8">
      <w:pPr>
        <w:numPr>
          <w:ilvl w:val="0"/>
          <w:numId w:val="24"/>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Автоматический обмен: </w:t>
      </w:r>
      <w:r w:rsidR="00866DE2">
        <w:rPr>
          <w:rFonts w:ascii="Times New Roman" w:eastAsia="Times New Roman" w:hAnsi="Times New Roman" w:cs="Times New Roman"/>
          <w:b w:val="0"/>
          <w:color w:val="auto"/>
          <w:sz w:val="24"/>
          <w:szCs w:val="24"/>
        </w:rPr>
        <w:t>д</w:t>
      </w:r>
      <w:r w:rsidRPr="00994DE1">
        <w:rPr>
          <w:rFonts w:ascii="Times New Roman" w:eastAsia="Times New Roman" w:hAnsi="Times New Roman" w:cs="Times New Roman"/>
          <w:b w:val="0"/>
          <w:color w:val="auto"/>
          <w:sz w:val="24"/>
          <w:szCs w:val="24"/>
        </w:rPr>
        <w:t xml:space="preserve">анные о результатах инвентаризации передаются из системы АСКОУ ARG в 1С: УПП </w:t>
      </w:r>
      <w:r w:rsidR="00FA1832">
        <w:rPr>
          <w:rFonts w:ascii="Times New Roman" w:eastAsia="Times New Roman" w:hAnsi="Times New Roman" w:cs="Times New Roman"/>
          <w:b w:val="0"/>
          <w:color w:val="auto"/>
          <w:sz w:val="24"/>
          <w:szCs w:val="24"/>
        </w:rPr>
        <w:t xml:space="preserve">вручную и автоматический (описано </w:t>
      </w:r>
      <w:r w:rsidR="00FA1832" w:rsidRPr="00FA1832">
        <w:rPr>
          <w:rFonts w:ascii="Times New Roman" w:eastAsia="Times New Roman" w:hAnsi="Times New Roman" w:cs="Times New Roman"/>
          <w:b w:val="0"/>
          <w:color w:val="auto"/>
          <w:sz w:val="24"/>
          <w:szCs w:val="24"/>
        </w:rPr>
        <w:t xml:space="preserve">в п </w:t>
      </w:r>
      <w:r w:rsidR="00FA1832" w:rsidRPr="00FA1832">
        <w:rPr>
          <w:rFonts w:ascii="Times New Roman" w:hAnsi="Times New Roman" w:cs="Times New Roman"/>
          <w:b w:val="0"/>
          <w:color w:val="auto"/>
          <w:sz w:val="24"/>
          <w:szCs w:val="24"/>
        </w:rPr>
        <w:t>6.7.3)</w:t>
      </w:r>
      <w:r w:rsidRPr="00FA1832">
        <w:rPr>
          <w:rFonts w:ascii="Times New Roman" w:eastAsia="Times New Roman" w:hAnsi="Times New Roman" w:cs="Times New Roman"/>
          <w:b w:val="0"/>
          <w:color w:val="auto"/>
          <w:sz w:val="24"/>
          <w:szCs w:val="24"/>
        </w:rPr>
        <w:t>.</w:t>
      </w:r>
      <w:r w:rsidRPr="00994DE1">
        <w:rPr>
          <w:rFonts w:ascii="Times New Roman" w:eastAsia="Times New Roman" w:hAnsi="Times New Roman" w:cs="Times New Roman"/>
          <w:b w:val="0"/>
          <w:color w:val="auto"/>
          <w:sz w:val="24"/>
          <w:szCs w:val="24"/>
        </w:rPr>
        <w:t xml:space="preserve"> </w:t>
      </w:r>
    </w:p>
    <w:p w14:paraId="095D9D89" w14:textId="542C9728"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Обработка данных в 1С: УПП</w:t>
      </w:r>
    </w:p>
    <w:p w14:paraId="67715507" w14:textId="76B9C8E9" w:rsidR="00994DE1" w:rsidRPr="00994DE1" w:rsidRDefault="00994DE1" w:rsidP="00FA1832">
      <w:pPr>
        <w:numPr>
          <w:ilvl w:val="0"/>
          <w:numId w:val="25"/>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Обновление ведомостей: </w:t>
      </w:r>
      <w:r w:rsidR="00866DE2">
        <w:rPr>
          <w:rFonts w:ascii="Times New Roman" w:eastAsia="Times New Roman" w:hAnsi="Times New Roman" w:cs="Times New Roman"/>
          <w:b w:val="0"/>
          <w:color w:val="auto"/>
          <w:sz w:val="24"/>
          <w:szCs w:val="24"/>
        </w:rPr>
        <w:t>п</w:t>
      </w:r>
      <w:r w:rsidRPr="00994DE1">
        <w:rPr>
          <w:rFonts w:ascii="Times New Roman" w:eastAsia="Times New Roman" w:hAnsi="Times New Roman" w:cs="Times New Roman"/>
          <w:b w:val="0"/>
          <w:color w:val="auto"/>
          <w:sz w:val="24"/>
          <w:szCs w:val="24"/>
        </w:rPr>
        <w:t>осле успешного приема данных система 1С: УПП обновляет</w:t>
      </w:r>
      <w:r w:rsidR="00FA1832">
        <w:rPr>
          <w:rFonts w:ascii="Times New Roman" w:eastAsia="Times New Roman" w:hAnsi="Times New Roman" w:cs="Times New Roman"/>
          <w:b w:val="0"/>
          <w:color w:val="auto"/>
          <w:sz w:val="24"/>
          <w:szCs w:val="24"/>
        </w:rPr>
        <w:t xml:space="preserve"> данные по инвентаризации ОС по фактическому наличию ОС.</w:t>
      </w:r>
      <w:r w:rsidRPr="00994DE1">
        <w:rPr>
          <w:rFonts w:ascii="Times New Roman" w:eastAsia="Times New Roman" w:hAnsi="Times New Roman" w:cs="Times New Roman"/>
          <w:b w:val="0"/>
          <w:color w:val="auto"/>
          <w:sz w:val="24"/>
          <w:szCs w:val="24"/>
        </w:rPr>
        <w:t xml:space="preserve"> </w:t>
      </w:r>
    </w:p>
    <w:p w14:paraId="418098E1" w14:textId="11811679" w:rsidR="000328FD" w:rsidRPr="00994DE1" w:rsidRDefault="000328FD" w:rsidP="000328FD">
      <w:pPr>
        <w:pStyle w:val="af6"/>
        <w:spacing w:before="0" w:beforeAutospacing="0" w:after="0" w:afterAutospacing="0"/>
        <w:outlineLvl w:val="0"/>
        <w:rPr>
          <w:i/>
          <w:iCs/>
        </w:rPr>
      </w:pPr>
      <w:bookmarkStart w:id="129" w:name="_Toc181263084"/>
      <w:r w:rsidRPr="00994DE1">
        <w:rPr>
          <w:rStyle w:val="af7"/>
          <w:rFonts w:eastAsiaTheme="majorEastAsia"/>
          <w:i/>
          <w:iCs/>
        </w:rPr>
        <w:t>7.</w:t>
      </w:r>
      <w:r w:rsidR="00FA1832">
        <w:rPr>
          <w:rStyle w:val="af7"/>
          <w:rFonts w:eastAsiaTheme="majorEastAsia"/>
          <w:i/>
          <w:iCs/>
        </w:rPr>
        <w:t>2</w:t>
      </w:r>
      <w:r w:rsidRPr="00994DE1">
        <w:rPr>
          <w:rStyle w:val="af7"/>
          <w:rFonts w:eastAsiaTheme="majorEastAsia"/>
          <w:i/>
          <w:iCs/>
        </w:rPr>
        <w:t>.</w:t>
      </w:r>
      <w:r w:rsidR="00FA1832">
        <w:rPr>
          <w:rStyle w:val="af7"/>
          <w:rFonts w:eastAsiaTheme="majorEastAsia"/>
          <w:i/>
          <w:iCs/>
        </w:rPr>
        <w:t>6</w:t>
      </w:r>
      <w:r w:rsidRPr="00994DE1">
        <w:rPr>
          <w:rStyle w:val="af7"/>
          <w:rFonts w:eastAsiaTheme="majorEastAsia"/>
          <w:i/>
          <w:iCs/>
        </w:rPr>
        <w:t xml:space="preserve"> Формирование отчетов о инвентаризации ОС</w:t>
      </w:r>
      <w:bookmarkEnd w:id="129"/>
    </w:p>
    <w:p w14:paraId="7D75BDBC" w14:textId="77777777" w:rsidR="000328FD" w:rsidRPr="00994DE1" w:rsidRDefault="000328FD" w:rsidP="000328FD">
      <w:pPr>
        <w:pStyle w:val="af6"/>
        <w:tabs>
          <w:tab w:val="left" w:pos="851"/>
        </w:tabs>
        <w:spacing w:before="0" w:beforeAutospacing="0" w:after="0" w:afterAutospacing="0"/>
        <w:ind w:left="567"/>
      </w:pPr>
      <w:r w:rsidRPr="00994DE1">
        <w:rPr>
          <w:rStyle w:val="af7"/>
          <w:rFonts w:eastAsiaTheme="majorEastAsia"/>
          <w:b w:val="0"/>
          <w:bCs w:val="0"/>
        </w:rPr>
        <w:t>Отчеты о результатах инвентаризации</w:t>
      </w:r>
      <w:r w:rsidRPr="00994DE1">
        <w:t>:</w:t>
      </w:r>
    </w:p>
    <w:p w14:paraId="28FCD8DF" w14:textId="1600A9C7" w:rsidR="000328FD" w:rsidRPr="00994DE1" w:rsidRDefault="000328FD" w:rsidP="009C32B8">
      <w:pPr>
        <w:pStyle w:val="af4"/>
        <w:numPr>
          <w:ilvl w:val="0"/>
          <w:numId w:val="15"/>
        </w:numPr>
        <w:tabs>
          <w:tab w:val="left" w:pos="851"/>
        </w:tabs>
        <w:spacing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Формируются отчеты о результатах инвентаризации ОС в системе АСКОУ </w:t>
      </w:r>
      <w:r w:rsidRPr="00994DE1">
        <w:rPr>
          <w:rFonts w:ascii="Times New Roman" w:hAnsi="Times New Roman" w:cs="Times New Roman"/>
          <w:b w:val="0"/>
          <w:color w:val="auto"/>
          <w:sz w:val="24"/>
          <w:szCs w:val="24"/>
          <w:lang w:val="en-US"/>
        </w:rPr>
        <w:t>ARG</w:t>
      </w:r>
      <w:r w:rsidRPr="00994DE1">
        <w:rPr>
          <w:rFonts w:ascii="Times New Roman" w:hAnsi="Times New Roman" w:cs="Times New Roman"/>
          <w:b w:val="0"/>
          <w:color w:val="auto"/>
          <w:sz w:val="24"/>
          <w:szCs w:val="24"/>
        </w:rPr>
        <w:t xml:space="preserve"> по ОС/ТМЦ, содержащие полную информацию о проверенных объектах и любых расхождениях.</w:t>
      </w:r>
    </w:p>
    <w:p w14:paraId="0718BB5B" w14:textId="0640BB2B" w:rsidR="000328FD" w:rsidRPr="00994DE1" w:rsidRDefault="000328FD" w:rsidP="009C32B8">
      <w:pPr>
        <w:pStyle w:val="af4"/>
        <w:numPr>
          <w:ilvl w:val="0"/>
          <w:numId w:val="15"/>
        </w:numPr>
        <w:tabs>
          <w:tab w:val="left" w:pos="851"/>
        </w:tabs>
        <w:spacing w:after="240" w:line="240" w:lineRule="auto"/>
        <w:ind w:left="0" w:firstLine="567"/>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Отчеты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 xml:space="preserve"> для дальнейшего анализа.</w:t>
      </w:r>
      <w:r w:rsidR="009A57C5" w:rsidRPr="00994DE1">
        <w:rPr>
          <w:rFonts w:ascii="Times New Roman" w:hAnsi="Times New Roman" w:cs="Times New Roman"/>
          <w:b w:val="0"/>
          <w:color w:val="auto"/>
          <w:sz w:val="24"/>
          <w:szCs w:val="24"/>
        </w:rPr>
        <w:t xml:space="preserve"> </w:t>
      </w:r>
    </w:p>
    <w:p w14:paraId="3EB2E986" w14:textId="4BA7902F" w:rsidR="00545725" w:rsidRPr="00F12231" w:rsidRDefault="00545725" w:rsidP="00FA1832">
      <w:pPr>
        <w:pStyle w:val="1"/>
        <w:spacing w:before="0" w:line="240" w:lineRule="auto"/>
        <w:rPr>
          <w:rFonts w:ascii="Times New Roman" w:hAnsi="Times New Roman" w:cs="Times New Roman"/>
          <w:bCs/>
          <w:color w:val="auto"/>
          <w:sz w:val="24"/>
          <w:szCs w:val="24"/>
        </w:rPr>
      </w:pPr>
    </w:p>
    <w:sectPr w:rsidR="00545725" w:rsidRPr="00F12231" w:rsidSect="00930C7D">
      <w:headerReference w:type="even" r:id="rId15"/>
      <w:headerReference w:type="default" r:id="rId16"/>
      <w:footerReference w:type="even" r:id="rId17"/>
      <w:footerReference w:type="default" r:id="rId18"/>
      <w:headerReference w:type="first" r:id="rId19"/>
      <w:footerReference w:type="first" r:id="rId20"/>
      <w:pgSz w:w="11906" w:h="16838" w:code="9"/>
      <w:pgMar w:top="1213" w:right="936" w:bottom="720" w:left="936" w:header="284" w:footer="45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8327A" w14:textId="77777777" w:rsidR="003D4DAD" w:rsidRDefault="003D4DAD">
      <w:r>
        <w:separator/>
      </w:r>
    </w:p>
    <w:p w14:paraId="52754856" w14:textId="77777777" w:rsidR="003D4DAD" w:rsidRDefault="003D4DAD"/>
  </w:endnote>
  <w:endnote w:type="continuationSeparator" w:id="0">
    <w:p w14:paraId="54B785A4" w14:textId="77777777" w:rsidR="003D4DAD" w:rsidRDefault="003D4DAD">
      <w:r>
        <w:continuationSeparator/>
      </w:r>
    </w:p>
    <w:p w14:paraId="1F8EC636" w14:textId="77777777" w:rsidR="003D4DAD" w:rsidRDefault="003D4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F5265" w14:textId="77777777" w:rsidR="00812E8C" w:rsidRDefault="00812E8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9041C" w14:textId="77777777" w:rsidR="00812E8C" w:rsidRDefault="00812E8C">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22BF5" w14:textId="77777777" w:rsidR="00812E8C" w:rsidRDefault="00812E8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5B328" w14:textId="77777777" w:rsidR="003D4DAD" w:rsidRDefault="003D4DAD">
      <w:r>
        <w:separator/>
      </w:r>
    </w:p>
    <w:p w14:paraId="0CA6CF90" w14:textId="77777777" w:rsidR="003D4DAD" w:rsidRDefault="003D4DAD"/>
  </w:footnote>
  <w:footnote w:type="continuationSeparator" w:id="0">
    <w:p w14:paraId="169ACA89" w14:textId="77777777" w:rsidR="003D4DAD" w:rsidRDefault="003D4DAD">
      <w:r>
        <w:continuationSeparator/>
      </w:r>
    </w:p>
    <w:p w14:paraId="4B58B5D2" w14:textId="77777777" w:rsidR="003D4DAD" w:rsidRDefault="003D4D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265E9" w14:textId="77777777" w:rsidR="00812E8C" w:rsidRDefault="00812E8C">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D4A74" w14:textId="77777777" w:rsidR="00812E8C" w:rsidRDefault="00812E8C" w:rsidP="00B9501E">
    <w:pPr>
      <w:pStyle w:val="a9"/>
    </w:pPr>
    <w:r>
      <w:rPr>
        <w:noProof/>
        <w:lang w:eastAsia="ru-RU"/>
      </w:rPr>
      <w:drawing>
        <wp:anchor distT="0" distB="0" distL="114300" distR="114300" simplePos="0" relativeHeight="251694080" behindDoc="1" locked="0" layoutInCell="1" allowOverlap="1" wp14:anchorId="5A87008B" wp14:editId="082CB4A2">
          <wp:simplePos x="0" y="0"/>
          <wp:positionH relativeFrom="margin">
            <wp:posOffset>4593591</wp:posOffset>
          </wp:positionH>
          <wp:positionV relativeFrom="paragraph">
            <wp:posOffset>226060</wp:posOffset>
          </wp:positionV>
          <wp:extent cx="1733550" cy="376555"/>
          <wp:effectExtent l="0" t="0" r="0" b="444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33785" cy="37660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e"/>
      <w:tblW w:w="0" w:type="auto"/>
      <w:tblInd w:w="-5" w:type="dxa"/>
      <w:tblLook w:val="04A0" w:firstRow="1" w:lastRow="0" w:firstColumn="1" w:lastColumn="0" w:noHBand="0" w:noVBand="1"/>
    </w:tblPr>
    <w:tblGrid>
      <w:gridCol w:w="2972"/>
      <w:gridCol w:w="4253"/>
      <w:gridCol w:w="2799"/>
    </w:tblGrid>
    <w:tr w:rsidR="00812E8C" w14:paraId="1C42F02A" w14:textId="77777777" w:rsidTr="00F408ED">
      <w:trPr>
        <w:trHeight w:val="1261"/>
      </w:trPr>
      <w:tc>
        <w:tcPr>
          <w:tcW w:w="2972" w:type="dxa"/>
          <w:vAlign w:val="center"/>
        </w:tcPr>
        <w:p w14:paraId="720372AB" w14:textId="77777777" w:rsidR="00812E8C" w:rsidRDefault="00812E8C" w:rsidP="00DF2F2B">
          <w:pPr>
            <w:pStyle w:val="a9"/>
            <w:jc w:val="center"/>
            <w:rPr>
              <w:rFonts w:ascii="Times New Roman" w:hAnsi="Times New Roman" w:cs="Times New Roman"/>
              <w:lang w:val="kk-KZ"/>
            </w:rPr>
          </w:pPr>
          <w:r w:rsidRPr="00B02A04">
            <w:rPr>
              <w:rFonts w:ascii="Times New Roman" w:hAnsi="Times New Roman" w:cs="Times New Roman"/>
              <w:lang w:val="kk-KZ"/>
            </w:rPr>
            <w:t>А</w:t>
          </w:r>
          <w:r>
            <w:rPr>
              <w:rFonts w:ascii="Times New Roman" w:hAnsi="Times New Roman" w:cs="Times New Roman"/>
              <w:lang w:val="kk-KZ"/>
            </w:rPr>
            <w:t xml:space="preserve">кционерное </w:t>
          </w:r>
          <w:r w:rsidRPr="00B02A04">
            <w:rPr>
              <w:rFonts w:ascii="Times New Roman" w:hAnsi="Times New Roman" w:cs="Times New Roman"/>
              <w:lang w:val="kk-KZ"/>
            </w:rPr>
            <w:t>О</w:t>
          </w:r>
          <w:r>
            <w:rPr>
              <w:rFonts w:ascii="Times New Roman" w:hAnsi="Times New Roman" w:cs="Times New Roman"/>
              <w:lang w:val="kk-KZ"/>
            </w:rPr>
            <w:t>бщество</w:t>
          </w:r>
        </w:p>
        <w:p w14:paraId="0952EFA7" w14:textId="77777777" w:rsidR="00812E8C" w:rsidRPr="00852CB9" w:rsidRDefault="00812E8C" w:rsidP="00DF2F2B">
          <w:pPr>
            <w:pStyle w:val="a9"/>
            <w:jc w:val="center"/>
            <w:rPr>
              <w:rFonts w:ascii="Times New Roman" w:hAnsi="Times New Roman" w:cs="Times New Roman"/>
            </w:rPr>
          </w:pPr>
          <w:r w:rsidRPr="00B02A04">
            <w:rPr>
              <w:rFonts w:ascii="Times New Roman" w:hAnsi="Times New Roman" w:cs="Times New Roman"/>
              <w:lang w:val="kk-KZ"/>
            </w:rPr>
            <w:t xml:space="preserve"> «АлЭС»</w:t>
          </w:r>
        </w:p>
      </w:tc>
      <w:tc>
        <w:tcPr>
          <w:tcW w:w="4253" w:type="dxa"/>
          <w:vAlign w:val="center"/>
        </w:tcPr>
        <w:p w14:paraId="4DC091F0" w14:textId="77777777" w:rsidR="00812E8C" w:rsidRDefault="00812E8C" w:rsidP="00DF2F2B">
          <w:pPr>
            <w:pStyle w:val="a9"/>
            <w:spacing w:after="240"/>
            <w:jc w:val="center"/>
            <w:rPr>
              <w:rFonts w:ascii="Times New Roman" w:hAnsi="Times New Roman" w:cs="Times New Roman"/>
            </w:rPr>
          </w:pPr>
          <w:r>
            <w:rPr>
              <w:rFonts w:ascii="Times New Roman" w:hAnsi="Times New Roman" w:cs="Times New Roman"/>
            </w:rPr>
            <w:t>ТЕХНИЧЕСКОЕ ЗАДАНИЕ</w:t>
          </w:r>
        </w:p>
        <w:p w14:paraId="6FAB8DD5" w14:textId="77777777" w:rsidR="00812E8C" w:rsidRPr="005365E9" w:rsidRDefault="00812E8C" w:rsidP="00DF2F2B">
          <w:pPr>
            <w:pStyle w:val="a9"/>
            <w:jc w:val="center"/>
            <w:rPr>
              <w:rFonts w:ascii="Times New Roman" w:hAnsi="Times New Roman" w:cs="Times New Roman"/>
              <w:sz w:val="20"/>
              <w:szCs w:val="20"/>
            </w:rPr>
          </w:pPr>
          <w:r w:rsidRPr="005365E9">
            <w:rPr>
              <w:rFonts w:ascii="Times New Roman" w:hAnsi="Times New Roman" w:cs="Times New Roman"/>
              <w:sz w:val="20"/>
              <w:szCs w:val="20"/>
            </w:rPr>
            <w:t>РЕД. 1</w:t>
          </w:r>
        </w:p>
      </w:tc>
      <w:tc>
        <w:tcPr>
          <w:tcW w:w="2799" w:type="dxa"/>
        </w:tcPr>
        <w:p w14:paraId="236D28EE" w14:textId="77777777" w:rsidR="00812E8C" w:rsidRDefault="00812E8C" w:rsidP="00DF2F2B">
          <w:pPr>
            <w:pStyle w:val="a9"/>
            <w:jc w:val="center"/>
            <w:rPr>
              <w:rFonts w:ascii="Times New Roman" w:hAnsi="Times New Roman" w:cs="Times New Roman"/>
            </w:rPr>
          </w:pPr>
        </w:p>
        <w:p w14:paraId="2DC7F260" w14:textId="77777777" w:rsidR="00812E8C" w:rsidRDefault="00812E8C" w:rsidP="00DF2F2B">
          <w:pPr>
            <w:pStyle w:val="a9"/>
            <w:tabs>
              <w:tab w:val="left" w:pos="200"/>
            </w:tabs>
            <w:rPr>
              <w:rFonts w:ascii="Times New Roman" w:hAnsi="Times New Roman" w:cs="Times New Roman"/>
            </w:rPr>
          </w:pPr>
          <w:r>
            <w:rPr>
              <w:rFonts w:ascii="Times New Roman" w:hAnsi="Times New Roman" w:cs="Times New Roman"/>
            </w:rPr>
            <w:tab/>
          </w:r>
        </w:p>
        <w:p w14:paraId="6AAA2464" w14:textId="77777777" w:rsidR="00812E8C" w:rsidRPr="00F963D3" w:rsidRDefault="00812E8C" w:rsidP="00DF2F2B">
          <w:pPr>
            <w:tabs>
              <w:tab w:val="center" w:pos="4550"/>
              <w:tab w:val="left" w:pos="5818"/>
            </w:tabs>
            <w:ind w:right="260"/>
            <w:jc w:val="right"/>
            <w:rPr>
              <w:color w:val="04143A" w:themeColor="text2" w:themeShade="80"/>
              <w:sz w:val="24"/>
              <w:szCs w:val="24"/>
            </w:rPr>
          </w:pPr>
          <w:r>
            <w:rPr>
              <w:color w:val="2665F0" w:themeColor="text2" w:themeTint="99"/>
              <w:spacing w:val="60"/>
              <w:sz w:val="24"/>
              <w:szCs w:val="24"/>
            </w:rPr>
            <w:t>Страница</w:t>
          </w:r>
          <w:r>
            <w:rPr>
              <w:color w:val="2665F0" w:themeColor="text2" w:themeTint="99"/>
              <w:sz w:val="24"/>
              <w:szCs w:val="24"/>
            </w:rPr>
            <w:t xml:space="preserve"> </w:t>
          </w:r>
          <w:r>
            <w:rPr>
              <w:color w:val="061F57" w:themeColor="text2" w:themeShade="BF"/>
              <w:sz w:val="24"/>
              <w:szCs w:val="24"/>
            </w:rPr>
            <w:fldChar w:fldCharType="begin"/>
          </w:r>
          <w:r>
            <w:rPr>
              <w:color w:val="061F57" w:themeColor="text2" w:themeShade="BF"/>
              <w:sz w:val="24"/>
              <w:szCs w:val="24"/>
            </w:rPr>
            <w:instrText>PAGE   \* MERGEFORMAT</w:instrText>
          </w:r>
          <w:r>
            <w:rPr>
              <w:color w:val="061F57" w:themeColor="text2" w:themeShade="BF"/>
              <w:sz w:val="24"/>
              <w:szCs w:val="24"/>
            </w:rPr>
            <w:fldChar w:fldCharType="separate"/>
          </w:r>
          <w:r>
            <w:rPr>
              <w:noProof/>
              <w:color w:val="061F57" w:themeColor="text2" w:themeShade="BF"/>
              <w:sz w:val="24"/>
              <w:szCs w:val="24"/>
            </w:rPr>
            <w:t>93</w:t>
          </w:r>
          <w:r>
            <w:rPr>
              <w:color w:val="061F57" w:themeColor="text2" w:themeShade="BF"/>
              <w:sz w:val="24"/>
              <w:szCs w:val="24"/>
            </w:rPr>
            <w:fldChar w:fldCharType="end"/>
          </w:r>
          <w:r>
            <w:rPr>
              <w:color w:val="061F57" w:themeColor="text2" w:themeShade="BF"/>
              <w:sz w:val="24"/>
              <w:szCs w:val="24"/>
            </w:rPr>
            <w:t xml:space="preserve"> | </w:t>
          </w:r>
          <w:r>
            <w:rPr>
              <w:color w:val="061F57" w:themeColor="text2" w:themeShade="BF"/>
              <w:sz w:val="24"/>
              <w:szCs w:val="24"/>
            </w:rPr>
            <w:fldChar w:fldCharType="begin"/>
          </w:r>
          <w:r>
            <w:rPr>
              <w:color w:val="061F57" w:themeColor="text2" w:themeShade="BF"/>
              <w:sz w:val="24"/>
              <w:szCs w:val="24"/>
            </w:rPr>
            <w:instrText>NUMPAGES  \* Arabic  \* MERGEFORMAT</w:instrText>
          </w:r>
          <w:r>
            <w:rPr>
              <w:color w:val="061F57" w:themeColor="text2" w:themeShade="BF"/>
              <w:sz w:val="24"/>
              <w:szCs w:val="24"/>
            </w:rPr>
            <w:fldChar w:fldCharType="separate"/>
          </w:r>
          <w:r>
            <w:rPr>
              <w:noProof/>
              <w:color w:val="061F57" w:themeColor="text2" w:themeShade="BF"/>
              <w:sz w:val="24"/>
              <w:szCs w:val="24"/>
            </w:rPr>
            <w:t>96</w:t>
          </w:r>
          <w:r>
            <w:rPr>
              <w:color w:val="061F57" w:themeColor="text2" w:themeShade="BF"/>
              <w:sz w:val="24"/>
              <w:szCs w:val="24"/>
            </w:rPr>
            <w:fldChar w:fldCharType="end"/>
          </w:r>
          <w:r>
            <w:rPr>
              <w:noProof/>
              <w:lang w:eastAsia="ru-RU"/>
            </w:rPr>
            <w:drawing>
              <wp:anchor distT="0" distB="0" distL="114300" distR="114300" simplePos="0" relativeHeight="251696128" behindDoc="1" locked="0" layoutInCell="1" allowOverlap="1" wp14:anchorId="4F043AF2" wp14:editId="70563EE3">
                <wp:simplePos x="0" y="0"/>
                <wp:positionH relativeFrom="margin">
                  <wp:posOffset>4919345</wp:posOffset>
                </wp:positionH>
                <wp:positionV relativeFrom="paragraph">
                  <wp:posOffset>10137775</wp:posOffset>
                </wp:positionV>
                <wp:extent cx="2124369" cy="438150"/>
                <wp:effectExtent l="0" t="0" r="9525"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369" cy="438150"/>
                        </a:xfrm>
                        <a:prstGeom prst="rect">
                          <a:avLst/>
                        </a:prstGeom>
                        <a:noFill/>
                        <a:ln>
                          <a:noFill/>
                        </a:ln>
                      </pic:spPr>
                    </pic:pic>
                  </a:graphicData>
                </a:graphic>
              </wp:anchor>
            </w:drawing>
          </w:r>
        </w:p>
      </w:tc>
    </w:tr>
  </w:tbl>
  <w:p w14:paraId="32091ED8" w14:textId="77777777" w:rsidR="00812E8C" w:rsidRPr="00B9501E" w:rsidRDefault="00812E8C" w:rsidP="007E6DC1">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189AD" w14:textId="77777777" w:rsidR="00812E8C" w:rsidRDefault="00812E8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529C"/>
    <w:multiLevelType w:val="multilevel"/>
    <w:tmpl w:val="EA9C0FD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C6A96"/>
    <w:multiLevelType w:val="multilevel"/>
    <w:tmpl w:val="9872E008"/>
    <w:lvl w:ilvl="0">
      <w:start w:val="1"/>
      <w:numFmt w:val="bullet"/>
      <w:lvlText w:val=""/>
      <w:lvlJc w:val="left"/>
      <w:pPr>
        <w:tabs>
          <w:tab w:val="num" w:pos="928"/>
        </w:tabs>
        <w:ind w:left="928"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3CF0"/>
    <w:multiLevelType w:val="hybridMultilevel"/>
    <w:tmpl w:val="0FDCBAA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3" w15:restartNumberingAfterBreak="0">
    <w:nsid w:val="08777927"/>
    <w:multiLevelType w:val="multilevel"/>
    <w:tmpl w:val="1E167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242D"/>
    <w:multiLevelType w:val="hybridMultilevel"/>
    <w:tmpl w:val="5600AE80"/>
    <w:lvl w:ilvl="0" w:tplc="DE307920">
      <w:start w:val="1"/>
      <w:numFmt w:val="bullet"/>
      <w:lvlText w:val=""/>
      <w:lvlJc w:val="left"/>
      <w:pPr>
        <w:ind w:left="2421" w:hanging="360"/>
      </w:pPr>
      <w:rPr>
        <w:rFonts w:ascii="Symbol" w:hAnsi="Symbol" w:hint="default"/>
        <w:sz w:val="20"/>
        <w:szCs w:val="20"/>
      </w:rPr>
    </w:lvl>
    <w:lvl w:ilvl="1" w:tplc="10000003" w:tentative="1">
      <w:start w:val="1"/>
      <w:numFmt w:val="bullet"/>
      <w:lvlText w:val="o"/>
      <w:lvlJc w:val="left"/>
      <w:pPr>
        <w:ind w:left="3141" w:hanging="360"/>
      </w:pPr>
      <w:rPr>
        <w:rFonts w:ascii="Courier New" w:hAnsi="Courier New" w:cs="Courier New" w:hint="default"/>
      </w:rPr>
    </w:lvl>
    <w:lvl w:ilvl="2" w:tplc="10000005" w:tentative="1">
      <w:start w:val="1"/>
      <w:numFmt w:val="bullet"/>
      <w:lvlText w:val=""/>
      <w:lvlJc w:val="left"/>
      <w:pPr>
        <w:ind w:left="3861" w:hanging="360"/>
      </w:pPr>
      <w:rPr>
        <w:rFonts w:ascii="Wingdings" w:hAnsi="Wingdings" w:hint="default"/>
      </w:rPr>
    </w:lvl>
    <w:lvl w:ilvl="3" w:tplc="10000001" w:tentative="1">
      <w:start w:val="1"/>
      <w:numFmt w:val="bullet"/>
      <w:lvlText w:val=""/>
      <w:lvlJc w:val="left"/>
      <w:pPr>
        <w:ind w:left="4581" w:hanging="360"/>
      </w:pPr>
      <w:rPr>
        <w:rFonts w:ascii="Symbol" w:hAnsi="Symbol" w:hint="default"/>
      </w:rPr>
    </w:lvl>
    <w:lvl w:ilvl="4" w:tplc="10000003" w:tentative="1">
      <w:start w:val="1"/>
      <w:numFmt w:val="bullet"/>
      <w:lvlText w:val="o"/>
      <w:lvlJc w:val="left"/>
      <w:pPr>
        <w:ind w:left="5301" w:hanging="360"/>
      </w:pPr>
      <w:rPr>
        <w:rFonts w:ascii="Courier New" w:hAnsi="Courier New" w:cs="Courier New" w:hint="default"/>
      </w:rPr>
    </w:lvl>
    <w:lvl w:ilvl="5" w:tplc="10000005" w:tentative="1">
      <w:start w:val="1"/>
      <w:numFmt w:val="bullet"/>
      <w:lvlText w:val=""/>
      <w:lvlJc w:val="left"/>
      <w:pPr>
        <w:ind w:left="6021" w:hanging="360"/>
      </w:pPr>
      <w:rPr>
        <w:rFonts w:ascii="Wingdings" w:hAnsi="Wingdings" w:hint="default"/>
      </w:rPr>
    </w:lvl>
    <w:lvl w:ilvl="6" w:tplc="10000001" w:tentative="1">
      <w:start w:val="1"/>
      <w:numFmt w:val="bullet"/>
      <w:lvlText w:val=""/>
      <w:lvlJc w:val="left"/>
      <w:pPr>
        <w:ind w:left="6741" w:hanging="360"/>
      </w:pPr>
      <w:rPr>
        <w:rFonts w:ascii="Symbol" w:hAnsi="Symbol" w:hint="default"/>
      </w:rPr>
    </w:lvl>
    <w:lvl w:ilvl="7" w:tplc="10000003" w:tentative="1">
      <w:start w:val="1"/>
      <w:numFmt w:val="bullet"/>
      <w:lvlText w:val="o"/>
      <w:lvlJc w:val="left"/>
      <w:pPr>
        <w:ind w:left="7461" w:hanging="360"/>
      </w:pPr>
      <w:rPr>
        <w:rFonts w:ascii="Courier New" w:hAnsi="Courier New" w:cs="Courier New" w:hint="default"/>
      </w:rPr>
    </w:lvl>
    <w:lvl w:ilvl="8" w:tplc="10000005" w:tentative="1">
      <w:start w:val="1"/>
      <w:numFmt w:val="bullet"/>
      <w:lvlText w:val=""/>
      <w:lvlJc w:val="left"/>
      <w:pPr>
        <w:ind w:left="8181" w:hanging="360"/>
      </w:pPr>
      <w:rPr>
        <w:rFonts w:ascii="Wingdings" w:hAnsi="Wingdings" w:hint="default"/>
      </w:rPr>
    </w:lvl>
  </w:abstractNum>
  <w:abstractNum w:abstractNumId="5" w15:restartNumberingAfterBreak="0">
    <w:nsid w:val="105C438E"/>
    <w:multiLevelType w:val="hybridMultilevel"/>
    <w:tmpl w:val="58EA97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2AF07E7"/>
    <w:multiLevelType w:val="hybridMultilevel"/>
    <w:tmpl w:val="E2C660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5A50B60"/>
    <w:multiLevelType w:val="hybridMultilevel"/>
    <w:tmpl w:val="2E3AB6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1D76E9A"/>
    <w:multiLevelType w:val="hybridMultilevel"/>
    <w:tmpl w:val="208AC4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29307F0"/>
    <w:multiLevelType w:val="hybridMultilevel"/>
    <w:tmpl w:val="6A92DEB2"/>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10" w15:restartNumberingAfterBreak="0">
    <w:nsid w:val="24B74A3B"/>
    <w:multiLevelType w:val="hybridMultilevel"/>
    <w:tmpl w:val="169CCE1A"/>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78C5DDA"/>
    <w:multiLevelType w:val="hybridMultilevel"/>
    <w:tmpl w:val="9E3034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9600A1A"/>
    <w:multiLevelType w:val="multilevel"/>
    <w:tmpl w:val="6272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A69F7"/>
    <w:multiLevelType w:val="multilevel"/>
    <w:tmpl w:val="DC52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70C4E"/>
    <w:multiLevelType w:val="multilevel"/>
    <w:tmpl w:val="94FA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76C45"/>
    <w:multiLevelType w:val="multilevel"/>
    <w:tmpl w:val="CB22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2C399F"/>
    <w:multiLevelType w:val="multilevel"/>
    <w:tmpl w:val="8A66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67990"/>
    <w:multiLevelType w:val="hybridMultilevel"/>
    <w:tmpl w:val="67F47D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06B5EFC"/>
    <w:multiLevelType w:val="multilevel"/>
    <w:tmpl w:val="70AE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71563"/>
    <w:multiLevelType w:val="hybridMultilevel"/>
    <w:tmpl w:val="5EE8545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20" w15:restartNumberingAfterBreak="0">
    <w:nsid w:val="5541587F"/>
    <w:multiLevelType w:val="hybridMultilevel"/>
    <w:tmpl w:val="90A0C74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56954E0A"/>
    <w:multiLevelType w:val="multilevel"/>
    <w:tmpl w:val="123E2C7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364042"/>
    <w:multiLevelType w:val="multilevel"/>
    <w:tmpl w:val="EA9C0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F15B1"/>
    <w:multiLevelType w:val="multilevel"/>
    <w:tmpl w:val="9872E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727C0E"/>
    <w:multiLevelType w:val="hybridMultilevel"/>
    <w:tmpl w:val="E54A0C7E"/>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25" w15:restartNumberingAfterBreak="0">
    <w:nsid w:val="6AB85B2B"/>
    <w:multiLevelType w:val="multilevel"/>
    <w:tmpl w:val="AB30F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38224F"/>
    <w:multiLevelType w:val="multilevel"/>
    <w:tmpl w:val="D2E2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A315E6"/>
    <w:multiLevelType w:val="multilevel"/>
    <w:tmpl w:val="86F62A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747F83"/>
    <w:multiLevelType w:val="multilevel"/>
    <w:tmpl w:val="33A4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F362FA"/>
    <w:multiLevelType w:val="hybridMultilevel"/>
    <w:tmpl w:val="A6A0DDB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num w:numId="1">
    <w:abstractNumId w:val="5"/>
  </w:num>
  <w:num w:numId="2">
    <w:abstractNumId w:val="10"/>
  </w:num>
  <w:num w:numId="3">
    <w:abstractNumId w:val="29"/>
  </w:num>
  <w:num w:numId="4">
    <w:abstractNumId w:val="2"/>
  </w:num>
  <w:num w:numId="5">
    <w:abstractNumId w:val="26"/>
  </w:num>
  <w:num w:numId="6">
    <w:abstractNumId w:val="22"/>
  </w:num>
  <w:num w:numId="7">
    <w:abstractNumId w:val="3"/>
  </w:num>
  <w:num w:numId="8">
    <w:abstractNumId w:val="1"/>
  </w:num>
  <w:num w:numId="9">
    <w:abstractNumId w:val="8"/>
  </w:num>
  <w:num w:numId="10">
    <w:abstractNumId w:val="17"/>
  </w:num>
  <w:num w:numId="11">
    <w:abstractNumId w:val="0"/>
  </w:num>
  <w:num w:numId="12">
    <w:abstractNumId w:val="25"/>
  </w:num>
  <w:num w:numId="13">
    <w:abstractNumId w:val="27"/>
  </w:num>
  <w:num w:numId="14">
    <w:abstractNumId w:val="20"/>
  </w:num>
  <w:num w:numId="15">
    <w:abstractNumId w:val="11"/>
  </w:num>
  <w:num w:numId="16">
    <w:abstractNumId w:val="21"/>
  </w:num>
  <w:num w:numId="17">
    <w:abstractNumId w:val="7"/>
  </w:num>
  <w:num w:numId="18">
    <w:abstractNumId w:val="6"/>
  </w:num>
  <w:num w:numId="19">
    <w:abstractNumId w:val="23"/>
  </w:num>
  <w:num w:numId="20">
    <w:abstractNumId w:val="24"/>
  </w:num>
  <w:num w:numId="21">
    <w:abstractNumId w:val="4"/>
  </w:num>
  <w:num w:numId="22">
    <w:abstractNumId w:val="19"/>
  </w:num>
  <w:num w:numId="23">
    <w:abstractNumId w:val="13"/>
  </w:num>
  <w:num w:numId="24">
    <w:abstractNumId w:val="14"/>
  </w:num>
  <w:num w:numId="25">
    <w:abstractNumId w:val="18"/>
  </w:num>
  <w:num w:numId="26">
    <w:abstractNumId w:val="9"/>
  </w:num>
  <w:num w:numId="27">
    <w:abstractNumId w:val="12"/>
  </w:num>
  <w:num w:numId="28">
    <w:abstractNumId w:val="15"/>
  </w:num>
  <w:num w:numId="29">
    <w:abstractNumId w:val="16"/>
  </w:num>
  <w:num w:numId="30">
    <w:abstractNumId w:val="28"/>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imir Titenko">
    <w15:presenceInfo w15:providerId="Windows Live" w15:userId="b6637c4ed6974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A8F"/>
    <w:rsid w:val="00000629"/>
    <w:rsid w:val="000113E2"/>
    <w:rsid w:val="0001469D"/>
    <w:rsid w:val="000204F0"/>
    <w:rsid w:val="0002482E"/>
    <w:rsid w:val="000259BE"/>
    <w:rsid w:val="000328FD"/>
    <w:rsid w:val="000408EA"/>
    <w:rsid w:val="00040A7A"/>
    <w:rsid w:val="00046E27"/>
    <w:rsid w:val="00050324"/>
    <w:rsid w:val="00063FF3"/>
    <w:rsid w:val="000732A6"/>
    <w:rsid w:val="00074ECB"/>
    <w:rsid w:val="00086961"/>
    <w:rsid w:val="000A0150"/>
    <w:rsid w:val="000A48C9"/>
    <w:rsid w:val="000A4E01"/>
    <w:rsid w:val="000A7A40"/>
    <w:rsid w:val="000B4B86"/>
    <w:rsid w:val="000B5C6C"/>
    <w:rsid w:val="000C1B7B"/>
    <w:rsid w:val="000C5709"/>
    <w:rsid w:val="000C7457"/>
    <w:rsid w:val="000D279A"/>
    <w:rsid w:val="000E056C"/>
    <w:rsid w:val="000E63C9"/>
    <w:rsid w:val="000F588C"/>
    <w:rsid w:val="000F59AC"/>
    <w:rsid w:val="00100F23"/>
    <w:rsid w:val="0010204F"/>
    <w:rsid w:val="00102366"/>
    <w:rsid w:val="00110F32"/>
    <w:rsid w:val="001131CA"/>
    <w:rsid w:val="00120087"/>
    <w:rsid w:val="00120510"/>
    <w:rsid w:val="00121758"/>
    <w:rsid w:val="00123A05"/>
    <w:rsid w:val="00125F65"/>
    <w:rsid w:val="00130935"/>
    <w:rsid w:val="00130E9D"/>
    <w:rsid w:val="001343CB"/>
    <w:rsid w:val="00146D1D"/>
    <w:rsid w:val="00150A6D"/>
    <w:rsid w:val="00151443"/>
    <w:rsid w:val="0015320C"/>
    <w:rsid w:val="00156136"/>
    <w:rsid w:val="00156F6C"/>
    <w:rsid w:val="00164E40"/>
    <w:rsid w:val="0016573A"/>
    <w:rsid w:val="00166F15"/>
    <w:rsid w:val="001703BD"/>
    <w:rsid w:val="00170DC6"/>
    <w:rsid w:val="00172056"/>
    <w:rsid w:val="00175035"/>
    <w:rsid w:val="00184340"/>
    <w:rsid w:val="00185B35"/>
    <w:rsid w:val="001920B0"/>
    <w:rsid w:val="001A15B9"/>
    <w:rsid w:val="001C0250"/>
    <w:rsid w:val="001C5F05"/>
    <w:rsid w:val="001E19F9"/>
    <w:rsid w:val="001E389A"/>
    <w:rsid w:val="001F1E0F"/>
    <w:rsid w:val="001F2116"/>
    <w:rsid w:val="001F2BC8"/>
    <w:rsid w:val="001F4E82"/>
    <w:rsid w:val="001F506A"/>
    <w:rsid w:val="001F5817"/>
    <w:rsid w:val="001F5F6B"/>
    <w:rsid w:val="0020058D"/>
    <w:rsid w:val="00201131"/>
    <w:rsid w:val="00204A64"/>
    <w:rsid w:val="00210C50"/>
    <w:rsid w:val="002150BF"/>
    <w:rsid w:val="00216375"/>
    <w:rsid w:val="0022000E"/>
    <w:rsid w:val="00220331"/>
    <w:rsid w:val="00224523"/>
    <w:rsid w:val="002308C4"/>
    <w:rsid w:val="0023090F"/>
    <w:rsid w:val="00237E12"/>
    <w:rsid w:val="002400B1"/>
    <w:rsid w:val="002403CC"/>
    <w:rsid w:val="00241F15"/>
    <w:rsid w:val="00243EBC"/>
    <w:rsid w:val="00246A35"/>
    <w:rsid w:val="00246F23"/>
    <w:rsid w:val="00260370"/>
    <w:rsid w:val="00261949"/>
    <w:rsid w:val="00266817"/>
    <w:rsid w:val="00273821"/>
    <w:rsid w:val="00277945"/>
    <w:rsid w:val="002841E3"/>
    <w:rsid w:val="00284348"/>
    <w:rsid w:val="0028480B"/>
    <w:rsid w:val="00293650"/>
    <w:rsid w:val="00296950"/>
    <w:rsid w:val="002A02EC"/>
    <w:rsid w:val="002A2747"/>
    <w:rsid w:val="002A319F"/>
    <w:rsid w:val="002A34A8"/>
    <w:rsid w:val="002A4AE7"/>
    <w:rsid w:val="002B6066"/>
    <w:rsid w:val="002C550E"/>
    <w:rsid w:val="002C65FC"/>
    <w:rsid w:val="002C75F2"/>
    <w:rsid w:val="002D637B"/>
    <w:rsid w:val="002D731D"/>
    <w:rsid w:val="002E03EB"/>
    <w:rsid w:val="002E3E52"/>
    <w:rsid w:val="002E703E"/>
    <w:rsid w:val="002F0DAE"/>
    <w:rsid w:val="002F51F5"/>
    <w:rsid w:val="002F77AD"/>
    <w:rsid w:val="003043C5"/>
    <w:rsid w:val="00307A7E"/>
    <w:rsid w:val="00312137"/>
    <w:rsid w:val="00314521"/>
    <w:rsid w:val="00316274"/>
    <w:rsid w:val="00317881"/>
    <w:rsid w:val="00323AB1"/>
    <w:rsid w:val="0032707F"/>
    <w:rsid w:val="0032760F"/>
    <w:rsid w:val="00330359"/>
    <w:rsid w:val="003338C9"/>
    <w:rsid w:val="00335749"/>
    <w:rsid w:val="0033762F"/>
    <w:rsid w:val="00343BF8"/>
    <w:rsid w:val="00344D13"/>
    <w:rsid w:val="0035010B"/>
    <w:rsid w:val="00360494"/>
    <w:rsid w:val="00361E74"/>
    <w:rsid w:val="00366C7E"/>
    <w:rsid w:val="00367B0F"/>
    <w:rsid w:val="00384EA3"/>
    <w:rsid w:val="0038556D"/>
    <w:rsid w:val="00393B3E"/>
    <w:rsid w:val="00394CA5"/>
    <w:rsid w:val="003A1B77"/>
    <w:rsid w:val="003A39A1"/>
    <w:rsid w:val="003A5BB8"/>
    <w:rsid w:val="003B0BA6"/>
    <w:rsid w:val="003B2E28"/>
    <w:rsid w:val="003C2191"/>
    <w:rsid w:val="003D1A3E"/>
    <w:rsid w:val="003D3863"/>
    <w:rsid w:val="003D4DAD"/>
    <w:rsid w:val="003D64E2"/>
    <w:rsid w:val="003D753B"/>
    <w:rsid w:val="003E58F1"/>
    <w:rsid w:val="003F1249"/>
    <w:rsid w:val="004110DE"/>
    <w:rsid w:val="0041788F"/>
    <w:rsid w:val="00425A51"/>
    <w:rsid w:val="00426218"/>
    <w:rsid w:val="00426F95"/>
    <w:rsid w:val="004313A6"/>
    <w:rsid w:val="0044085A"/>
    <w:rsid w:val="0045050B"/>
    <w:rsid w:val="00453216"/>
    <w:rsid w:val="00454C95"/>
    <w:rsid w:val="00455417"/>
    <w:rsid w:val="00455CED"/>
    <w:rsid w:val="0045688B"/>
    <w:rsid w:val="00457D34"/>
    <w:rsid w:val="004726C2"/>
    <w:rsid w:val="00475B5A"/>
    <w:rsid w:val="0047726E"/>
    <w:rsid w:val="004802DA"/>
    <w:rsid w:val="00484ECE"/>
    <w:rsid w:val="00490F9A"/>
    <w:rsid w:val="00496A5F"/>
    <w:rsid w:val="00496EF7"/>
    <w:rsid w:val="004A0B03"/>
    <w:rsid w:val="004A3799"/>
    <w:rsid w:val="004B1AFA"/>
    <w:rsid w:val="004B21A5"/>
    <w:rsid w:val="004B5EE9"/>
    <w:rsid w:val="004B7D6D"/>
    <w:rsid w:val="004C3BD3"/>
    <w:rsid w:val="004D199E"/>
    <w:rsid w:val="004D2AE9"/>
    <w:rsid w:val="004D4F00"/>
    <w:rsid w:val="00501D03"/>
    <w:rsid w:val="00503069"/>
    <w:rsid w:val="005037F0"/>
    <w:rsid w:val="00505FC7"/>
    <w:rsid w:val="00513A8E"/>
    <w:rsid w:val="00516A86"/>
    <w:rsid w:val="0052015B"/>
    <w:rsid w:val="005275F6"/>
    <w:rsid w:val="00532750"/>
    <w:rsid w:val="00533D4A"/>
    <w:rsid w:val="005346B0"/>
    <w:rsid w:val="00540A8F"/>
    <w:rsid w:val="00544996"/>
    <w:rsid w:val="00545725"/>
    <w:rsid w:val="005548FB"/>
    <w:rsid w:val="00557C1A"/>
    <w:rsid w:val="00560096"/>
    <w:rsid w:val="00562E05"/>
    <w:rsid w:val="00563503"/>
    <w:rsid w:val="00570E3F"/>
    <w:rsid w:val="0057178F"/>
    <w:rsid w:val="00572102"/>
    <w:rsid w:val="00582E96"/>
    <w:rsid w:val="00593EC2"/>
    <w:rsid w:val="00594DFC"/>
    <w:rsid w:val="0059602B"/>
    <w:rsid w:val="005A0E82"/>
    <w:rsid w:val="005A467F"/>
    <w:rsid w:val="005A67D4"/>
    <w:rsid w:val="005B1516"/>
    <w:rsid w:val="005D26CA"/>
    <w:rsid w:val="005D37FB"/>
    <w:rsid w:val="005F19C9"/>
    <w:rsid w:val="005F1BB0"/>
    <w:rsid w:val="005F3963"/>
    <w:rsid w:val="005F6A9F"/>
    <w:rsid w:val="006010D4"/>
    <w:rsid w:val="00601721"/>
    <w:rsid w:val="006038BE"/>
    <w:rsid w:val="00605B6D"/>
    <w:rsid w:val="00614AD3"/>
    <w:rsid w:val="00623273"/>
    <w:rsid w:val="006248D2"/>
    <w:rsid w:val="00630C91"/>
    <w:rsid w:val="006311F5"/>
    <w:rsid w:val="0063554C"/>
    <w:rsid w:val="00636E78"/>
    <w:rsid w:val="00656C4D"/>
    <w:rsid w:val="006715F0"/>
    <w:rsid w:val="006741CC"/>
    <w:rsid w:val="00674459"/>
    <w:rsid w:val="006757B2"/>
    <w:rsid w:val="006772BD"/>
    <w:rsid w:val="00683D6E"/>
    <w:rsid w:val="00684818"/>
    <w:rsid w:val="00693E11"/>
    <w:rsid w:val="00695BC4"/>
    <w:rsid w:val="006A11C3"/>
    <w:rsid w:val="006B237D"/>
    <w:rsid w:val="006B394E"/>
    <w:rsid w:val="006C3C00"/>
    <w:rsid w:val="006C6FAF"/>
    <w:rsid w:val="006C77AA"/>
    <w:rsid w:val="006D0B2F"/>
    <w:rsid w:val="006D4B6B"/>
    <w:rsid w:val="006E5716"/>
    <w:rsid w:val="006F095F"/>
    <w:rsid w:val="006F243E"/>
    <w:rsid w:val="006F4392"/>
    <w:rsid w:val="006F49FB"/>
    <w:rsid w:val="006F4BC5"/>
    <w:rsid w:val="006F5FF5"/>
    <w:rsid w:val="00702607"/>
    <w:rsid w:val="00703C27"/>
    <w:rsid w:val="00710F43"/>
    <w:rsid w:val="007302B3"/>
    <w:rsid w:val="00730733"/>
    <w:rsid w:val="00730E3A"/>
    <w:rsid w:val="00736AAF"/>
    <w:rsid w:val="00741652"/>
    <w:rsid w:val="00742074"/>
    <w:rsid w:val="007440C0"/>
    <w:rsid w:val="0074566F"/>
    <w:rsid w:val="0074776F"/>
    <w:rsid w:val="00750324"/>
    <w:rsid w:val="0075365E"/>
    <w:rsid w:val="0076592D"/>
    <w:rsid w:val="00765B2A"/>
    <w:rsid w:val="00767DCD"/>
    <w:rsid w:val="00775C9B"/>
    <w:rsid w:val="00777F96"/>
    <w:rsid w:val="00782D45"/>
    <w:rsid w:val="00783249"/>
    <w:rsid w:val="00783A34"/>
    <w:rsid w:val="00792CB6"/>
    <w:rsid w:val="0079338F"/>
    <w:rsid w:val="00794031"/>
    <w:rsid w:val="007A0DB9"/>
    <w:rsid w:val="007A5205"/>
    <w:rsid w:val="007C0B75"/>
    <w:rsid w:val="007C6B52"/>
    <w:rsid w:val="007C799D"/>
    <w:rsid w:val="007C7B5F"/>
    <w:rsid w:val="007D16C5"/>
    <w:rsid w:val="007D205D"/>
    <w:rsid w:val="007D52EB"/>
    <w:rsid w:val="007E2F4D"/>
    <w:rsid w:val="007E3809"/>
    <w:rsid w:val="007E436C"/>
    <w:rsid w:val="007E6DC1"/>
    <w:rsid w:val="007E7FDD"/>
    <w:rsid w:val="007F2D0E"/>
    <w:rsid w:val="0080198E"/>
    <w:rsid w:val="00804096"/>
    <w:rsid w:val="008046DD"/>
    <w:rsid w:val="00807B0B"/>
    <w:rsid w:val="00812E8C"/>
    <w:rsid w:val="00814821"/>
    <w:rsid w:val="00836960"/>
    <w:rsid w:val="00850B0E"/>
    <w:rsid w:val="008526C1"/>
    <w:rsid w:val="00852CB9"/>
    <w:rsid w:val="00862FE4"/>
    <w:rsid w:val="0086389A"/>
    <w:rsid w:val="00863B58"/>
    <w:rsid w:val="008643E9"/>
    <w:rsid w:val="00866DE2"/>
    <w:rsid w:val="0087605E"/>
    <w:rsid w:val="008822FD"/>
    <w:rsid w:val="00886F09"/>
    <w:rsid w:val="0088747D"/>
    <w:rsid w:val="00890405"/>
    <w:rsid w:val="00891A43"/>
    <w:rsid w:val="0089374E"/>
    <w:rsid w:val="00893F4D"/>
    <w:rsid w:val="0089460C"/>
    <w:rsid w:val="008A1649"/>
    <w:rsid w:val="008B097B"/>
    <w:rsid w:val="008B1FEE"/>
    <w:rsid w:val="008B6939"/>
    <w:rsid w:val="008C0D5B"/>
    <w:rsid w:val="008C3ABF"/>
    <w:rsid w:val="008D343A"/>
    <w:rsid w:val="008D3F8B"/>
    <w:rsid w:val="008D44E4"/>
    <w:rsid w:val="008D6AA4"/>
    <w:rsid w:val="008E6C70"/>
    <w:rsid w:val="00903C32"/>
    <w:rsid w:val="009115C6"/>
    <w:rsid w:val="00916B16"/>
    <w:rsid w:val="009173B9"/>
    <w:rsid w:val="009253BC"/>
    <w:rsid w:val="00930C7D"/>
    <w:rsid w:val="0093335D"/>
    <w:rsid w:val="009333F7"/>
    <w:rsid w:val="00934531"/>
    <w:rsid w:val="009357AD"/>
    <w:rsid w:val="0093613E"/>
    <w:rsid w:val="00943026"/>
    <w:rsid w:val="00945424"/>
    <w:rsid w:val="00945E85"/>
    <w:rsid w:val="00965821"/>
    <w:rsid w:val="00966B81"/>
    <w:rsid w:val="009745B1"/>
    <w:rsid w:val="00975890"/>
    <w:rsid w:val="00975F87"/>
    <w:rsid w:val="00994DE1"/>
    <w:rsid w:val="009A441D"/>
    <w:rsid w:val="009A57C5"/>
    <w:rsid w:val="009B39E9"/>
    <w:rsid w:val="009B4231"/>
    <w:rsid w:val="009C14B6"/>
    <w:rsid w:val="009C2B28"/>
    <w:rsid w:val="009C32B8"/>
    <w:rsid w:val="009C7720"/>
    <w:rsid w:val="009C7EEE"/>
    <w:rsid w:val="009D1A5E"/>
    <w:rsid w:val="009D1F26"/>
    <w:rsid w:val="009D2B2E"/>
    <w:rsid w:val="009D6582"/>
    <w:rsid w:val="009D7D64"/>
    <w:rsid w:val="009E5FCA"/>
    <w:rsid w:val="009E669E"/>
    <w:rsid w:val="009F11B0"/>
    <w:rsid w:val="009F1923"/>
    <w:rsid w:val="00A00796"/>
    <w:rsid w:val="00A023E8"/>
    <w:rsid w:val="00A02456"/>
    <w:rsid w:val="00A05452"/>
    <w:rsid w:val="00A17F00"/>
    <w:rsid w:val="00A23AFA"/>
    <w:rsid w:val="00A31B3E"/>
    <w:rsid w:val="00A5043D"/>
    <w:rsid w:val="00A532F3"/>
    <w:rsid w:val="00A56756"/>
    <w:rsid w:val="00A619A9"/>
    <w:rsid w:val="00A62318"/>
    <w:rsid w:val="00A67816"/>
    <w:rsid w:val="00A75E43"/>
    <w:rsid w:val="00A77F36"/>
    <w:rsid w:val="00A829D9"/>
    <w:rsid w:val="00A843A9"/>
    <w:rsid w:val="00A8489E"/>
    <w:rsid w:val="00A85865"/>
    <w:rsid w:val="00A87C7B"/>
    <w:rsid w:val="00A87D93"/>
    <w:rsid w:val="00A87D9B"/>
    <w:rsid w:val="00A90AC3"/>
    <w:rsid w:val="00A97ECF"/>
    <w:rsid w:val="00AA2E50"/>
    <w:rsid w:val="00AB02A7"/>
    <w:rsid w:val="00AB231C"/>
    <w:rsid w:val="00AC04B9"/>
    <w:rsid w:val="00AC116B"/>
    <w:rsid w:val="00AC29F3"/>
    <w:rsid w:val="00AC5CA1"/>
    <w:rsid w:val="00AD2F47"/>
    <w:rsid w:val="00AD4C2E"/>
    <w:rsid w:val="00AF5737"/>
    <w:rsid w:val="00B007C2"/>
    <w:rsid w:val="00B01460"/>
    <w:rsid w:val="00B126E6"/>
    <w:rsid w:val="00B1581C"/>
    <w:rsid w:val="00B15B91"/>
    <w:rsid w:val="00B231E5"/>
    <w:rsid w:val="00B25A72"/>
    <w:rsid w:val="00B37325"/>
    <w:rsid w:val="00B41A56"/>
    <w:rsid w:val="00B435B1"/>
    <w:rsid w:val="00B56EC8"/>
    <w:rsid w:val="00B600C6"/>
    <w:rsid w:val="00B62C8A"/>
    <w:rsid w:val="00B716B5"/>
    <w:rsid w:val="00B74966"/>
    <w:rsid w:val="00B82E9E"/>
    <w:rsid w:val="00B8489C"/>
    <w:rsid w:val="00B84D45"/>
    <w:rsid w:val="00B8511F"/>
    <w:rsid w:val="00B9501E"/>
    <w:rsid w:val="00BC1AC7"/>
    <w:rsid w:val="00BC493A"/>
    <w:rsid w:val="00BC6FB3"/>
    <w:rsid w:val="00BE0C8A"/>
    <w:rsid w:val="00BE0D9F"/>
    <w:rsid w:val="00BE7A42"/>
    <w:rsid w:val="00BF2977"/>
    <w:rsid w:val="00C02B87"/>
    <w:rsid w:val="00C14707"/>
    <w:rsid w:val="00C20C03"/>
    <w:rsid w:val="00C22E30"/>
    <w:rsid w:val="00C32416"/>
    <w:rsid w:val="00C33493"/>
    <w:rsid w:val="00C34EE5"/>
    <w:rsid w:val="00C4086D"/>
    <w:rsid w:val="00C43928"/>
    <w:rsid w:val="00C44F3B"/>
    <w:rsid w:val="00C53CA1"/>
    <w:rsid w:val="00C6420F"/>
    <w:rsid w:val="00C704BD"/>
    <w:rsid w:val="00C754D4"/>
    <w:rsid w:val="00C75F3A"/>
    <w:rsid w:val="00C85F5D"/>
    <w:rsid w:val="00CA1896"/>
    <w:rsid w:val="00CA6122"/>
    <w:rsid w:val="00CB17AF"/>
    <w:rsid w:val="00CB5B28"/>
    <w:rsid w:val="00CB5DE1"/>
    <w:rsid w:val="00CC1465"/>
    <w:rsid w:val="00CC1BB5"/>
    <w:rsid w:val="00CC6C26"/>
    <w:rsid w:val="00CC7A6D"/>
    <w:rsid w:val="00CC7D61"/>
    <w:rsid w:val="00CC7FD0"/>
    <w:rsid w:val="00CD2AD5"/>
    <w:rsid w:val="00CD2EF6"/>
    <w:rsid w:val="00CD4F60"/>
    <w:rsid w:val="00CE2D3B"/>
    <w:rsid w:val="00CE6D34"/>
    <w:rsid w:val="00CF5371"/>
    <w:rsid w:val="00CF713B"/>
    <w:rsid w:val="00D0035F"/>
    <w:rsid w:val="00D01621"/>
    <w:rsid w:val="00D0323A"/>
    <w:rsid w:val="00D0559F"/>
    <w:rsid w:val="00D06A74"/>
    <w:rsid w:val="00D06E7B"/>
    <w:rsid w:val="00D07053"/>
    <w:rsid w:val="00D077E9"/>
    <w:rsid w:val="00D07A35"/>
    <w:rsid w:val="00D15D25"/>
    <w:rsid w:val="00D2004C"/>
    <w:rsid w:val="00D35BAF"/>
    <w:rsid w:val="00D36830"/>
    <w:rsid w:val="00D37E87"/>
    <w:rsid w:val="00D42CB7"/>
    <w:rsid w:val="00D51E86"/>
    <w:rsid w:val="00D529CA"/>
    <w:rsid w:val="00D52A8F"/>
    <w:rsid w:val="00D5413D"/>
    <w:rsid w:val="00D55ACE"/>
    <w:rsid w:val="00D570A9"/>
    <w:rsid w:val="00D5782B"/>
    <w:rsid w:val="00D70D02"/>
    <w:rsid w:val="00D71A5F"/>
    <w:rsid w:val="00D727BA"/>
    <w:rsid w:val="00D75C53"/>
    <w:rsid w:val="00D770C7"/>
    <w:rsid w:val="00D861A9"/>
    <w:rsid w:val="00D86945"/>
    <w:rsid w:val="00D87BDE"/>
    <w:rsid w:val="00D90290"/>
    <w:rsid w:val="00DB0E2D"/>
    <w:rsid w:val="00DB1ECE"/>
    <w:rsid w:val="00DC62B9"/>
    <w:rsid w:val="00DD02B6"/>
    <w:rsid w:val="00DD152F"/>
    <w:rsid w:val="00DE213F"/>
    <w:rsid w:val="00DE5B3A"/>
    <w:rsid w:val="00DF027C"/>
    <w:rsid w:val="00DF1816"/>
    <w:rsid w:val="00DF25F4"/>
    <w:rsid w:val="00DF2F2B"/>
    <w:rsid w:val="00DF78D3"/>
    <w:rsid w:val="00DF7C10"/>
    <w:rsid w:val="00E00A32"/>
    <w:rsid w:val="00E136D5"/>
    <w:rsid w:val="00E14074"/>
    <w:rsid w:val="00E15BBE"/>
    <w:rsid w:val="00E16B9C"/>
    <w:rsid w:val="00E17EA6"/>
    <w:rsid w:val="00E21D48"/>
    <w:rsid w:val="00E22ACD"/>
    <w:rsid w:val="00E24036"/>
    <w:rsid w:val="00E255EA"/>
    <w:rsid w:val="00E25BB4"/>
    <w:rsid w:val="00E26A47"/>
    <w:rsid w:val="00E36D76"/>
    <w:rsid w:val="00E37B94"/>
    <w:rsid w:val="00E42D18"/>
    <w:rsid w:val="00E50496"/>
    <w:rsid w:val="00E620B0"/>
    <w:rsid w:val="00E70E83"/>
    <w:rsid w:val="00E71022"/>
    <w:rsid w:val="00E749F8"/>
    <w:rsid w:val="00E80D33"/>
    <w:rsid w:val="00E812F6"/>
    <w:rsid w:val="00E81B40"/>
    <w:rsid w:val="00E855A7"/>
    <w:rsid w:val="00E85647"/>
    <w:rsid w:val="00E85ADD"/>
    <w:rsid w:val="00E96F90"/>
    <w:rsid w:val="00EA77AE"/>
    <w:rsid w:val="00EB3F7C"/>
    <w:rsid w:val="00EB784B"/>
    <w:rsid w:val="00EC5950"/>
    <w:rsid w:val="00ED404C"/>
    <w:rsid w:val="00ED75E6"/>
    <w:rsid w:val="00EE22C0"/>
    <w:rsid w:val="00EE231C"/>
    <w:rsid w:val="00EF555B"/>
    <w:rsid w:val="00EF6AE5"/>
    <w:rsid w:val="00F00AE3"/>
    <w:rsid w:val="00F027BB"/>
    <w:rsid w:val="00F11DCF"/>
    <w:rsid w:val="00F12231"/>
    <w:rsid w:val="00F14009"/>
    <w:rsid w:val="00F14986"/>
    <w:rsid w:val="00F162EA"/>
    <w:rsid w:val="00F224F5"/>
    <w:rsid w:val="00F364F3"/>
    <w:rsid w:val="00F40877"/>
    <w:rsid w:val="00F408ED"/>
    <w:rsid w:val="00F505A4"/>
    <w:rsid w:val="00F50B32"/>
    <w:rsid w:val="00F52D27"/>
    <w:rsid w:val="00F63D9F"/>
    <w:rsid w:val="00F6524B"/>
    <w:rsid w:val="00F66CB1"/>
    <w:rsid w:val="00F700DD"/>
    <w:rsid w:val="00F71F20"/>
    <w:rsid w:val="00F7223A"/>
    <w:rsid w:val="00F7794F"/>
    <w:rsid w:val="00F83527"/>
    <w:rsid w:val="00F87C69"/>
    <w:rsid w:val="00F9564E"/>
    <w:rsid w:val="00F963D3"/>
    <w:rsid w:val="00F979FF"/>
    <w:rsid w:val="00FA1832"/>
    <w:rsid w:val="00FA4FD3"/>
    <w:rsid w:val="00FB1CC9"/>
    <w:rsid w:val="00FC2AA8"/>
    <w:rsid w:val="00FC6647"/>
    <w:rsid w:val="00FC7979"/>
    <w:rsid w:val="00FD583F"/>
    <w:rsid w:val="00FD7488"/>
    <w:rsid w:val="00FD780C"/>
    <w:rsid w:val="00FE6D2B"/>
    <w:rsid w:val="00FE76D1"/>
    <w:rsid w:val="00FF16B4"/>
    <w:rsid w:val="00FF7F7D"/>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8799C"/>
  <w15:docId w15:val="{DE1AD311-1C37-44DB-94E5-6ED1959E3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945"/>
    <w:pPr>
      <w:spacing w:after="0"/>
    </w:pPr>
    <w:rPr>
      <w:rFonts w:eastAsiaTheme="minorEastAsia"/>
      <w:b/>
      <w:color w:val="082A75" w:themeColor="text2"/>
      <w:sz w:val="28"/>
      <w:szCs w:val="22"/>
    </w:rPr>
  </w:style>
  <w:style w:type="paragraph" w:styleId="1">
    <w:name w:val="heading 1"/>
    <w:basedOn w:val="a"/>
    <w:link w:val="10"/>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2">
    <w:name w:val="heading 2"/>
    <w:basedOn w:val="a"/>
    <w:next w:val="a"/>
    <w:link w:val="20"/>
    <w:uiPriority w:val="4"/>
    <w:qFormat/>
    <w:rsid w:val="00DF027C"/>
    <w:pPr>
      <w:keepNext/>
      <w:spacing w:after="240" w:line="240" w:lineRule="auto"/>
      <w:outlineLvl w:val="1"/>
    </w:pPr>
    <w:rPr>
      <w:rFonts w:eastAsiaTheme="majorEastAsia" w:cstheme="majorBidi"/>
      <w:b w:val="0"/>
      <w:sz w:val="36"/>
      <w:szCs w:val="26"/>
    </w:rPr>
  </w:style>
  <w:style w:type="paragraph" w:styleId="3">
    <w:name w:val="heading 3"/>
    <w:basedOn w:val="a"/>
    <w:link w:val="30"/>
    <w:uiPriority w:val="9"/>
    <w:qFormat/>
    <w:rsid w:val="00EA77AE"/>
    <w:pPr>
      <w:spacing w:before="100" w:beforeAutospacing="1" w:after="100" w:afterAutospacing="1" w:line="240" w:lineRule="auto"/>
      <w:outlineLvl w:val="2"/>
    </w:pPr>
    <w:rPr>
      <w:rFonts w:ascii="Times New Roman" w:eastAsia="Times New Roman" w:hAnsi="Times New Roman" w:cs="Times New Roman"/>
      <w:bCs/>
      <w:color w:val="auto"/>
      <w:sz w:val="27"/>
      <w:szCs w:val="27"/>
    </w:rPr>
  </w:style>
  <w:style w:type="paragraph" w:styleId="4">
    <w:name w:val="heading 4"/>
    <w:basedOn w:val="a"/>
    <w:next w:val="a"/>
    <w:link w:val="40"/>
    <w:uiPriority w:val="1"/>
    <w:unhideWhenUsed/>
    <w:qFormat/>
    <w:rsid w:val="0047726E"/>
    <w:pPr>
      <w:keepNext/>
      <w:keepLines/>
      <w:spacing w:before="40"/>
      <w:outlineLvl w:val="3"/>
    </w:pPr>
    <w:rPr>
      <w:rFonts w:asciiTheme="majorHAnsi" w:eastAsiaTheme="majorEastAsia" w:hAnsiTheme="majorHAnsi" w:cstheme="majorBidi"/>
      <w:i/>
      <w:iCs/>
      <w:color w:val="013A57" w:themeColor="accent1" w:themeShade="BF"/>
    </w:rPr>
  </w:style>
  <w:style w:type="paragraph" w:styleId="5">
    <w:name w:val="heading 5"/>
    <w:basedOn w:val="a"/>
    <w:next w:val="a"/>
    <w:link w:val="50"/>
    <w:uiPriority w:val="1"/>
    <w:semiHidden/>
    <w:unhideWhenUsed/>
    <w:qFormat/>
    <w:rsid w:val="00C6420F"/>
    <w:pPr>
      <w:keepNext/>
      <w:keepLines/>
      <w:spacing w:before="40"/>
      <w:outlineLvl w:val="4"/>
    </w:pPr>
    <w:rPr>
      <w:rFonts w:asciiTheme="majorHAnsi" w:eastAsiaTheme="majorEastAsia" w:hAnsiTheme="majorHAnsi" w:cstheme="majorBidi"/>
      <w:color w:val="013A57"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character" w:customStyle="1" w:styleId="a4">
    <w:name w:val="Текст выноски Знак"/>
    <w:basedOn w:val="a0"/>
    <w:link w:val="a3"/>
    <w:uiPriority w:val="99"/>
    <w:semiHidden/>
    <w:rPr>
      <w:rFonts w:ascii="Tahoma" w:hAnsi="Tahoma" w:cs="Tahoma"/>
      <w:sz w:val="16"/>
      <w:szCs w:val="16"/>
    </w:rPr>
  </w:style>
  <w:style w:type="paragraph" w:styleId="a5">
    <w:name w:val="Title"/>
    <w:basedOn w:val="a"/>
    <w:link w:val="a6"/>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a6">
    <w:name w:val="Заголовок Знак"/>
    <w:basedOn w:val="a0"/>
    <w:link w:val="a5"/>
    <w:uiPriority w:val="1"/>
    <w:rsid w:val="00D86945"/>
    <w:rPr>
      <w:rFonts w:asciiTheme="majorHAnsi" w:eastAsiaTheme="majorEastAsia" w:hAnsiTheme="majorHAnsi" w:cstheme="majorBidi"/>
      <w:b/>
      <w:bCs/>
      <w:color w:val="082A75" w:themeColor="text2"/>
      <w:sz w:val="72"/>
      <w:szCs w:val="52"/>
    </w:rPr>
  </w:style>
  <w:style w:type="paragraph" w:styleId="a7">
    <w:name w:val="Subtitle"/>
    <w:basedOn w:val="a"/>
    <w:link w:val="a8"/>
    <w:uiPriority w:val="2"/>
    <w:qFormat/>
    <w:rsid w:val="00D86945"/>
    <w:pPr>
      <w:framePr w:hSpace="180" w:wrap="around" w:vAnchor="text" w:hAnchor="margin" w:y="1167"/>
    </w:pPr>
    <w:rPr>
      <w:b w:val="0"/>
      <w:caps/>
      <w:spacing w:val="20"/>
      <w:sz w:val="32"/>
    </w:rPr>
  </w:style>
  <w:style w:type="character" w:customStyle="1" w:styleId="a8">
    <w:name w:val="Подзаголовок Знак"/>
    <w:basedOn w:val="a0"/>
    <w:link w:val="a7"/>
    <w:uiPriority w:val="2"/>
    <w:rsid w:val="00D86945"/>
    <w:rPr>
      <w:rFonts w:eastAsiaTheme="minorEastAsia"/>
      <w:caps/>
      <w:color w:val="082A75" w:themeColor="text2"/>
      <w:spacing w:val="20"/>
      <w:sz w:val="32"/>
      <w:szCs w:val="22"/>
    </w:rPr>
  </w:style>
  <w:style w:type="character" w:customStyle="1" w:styleId="10">
    <w:name w:val="Заголовок 1 Знак"/>
    <w:basedOn w:val="a0"/>
    <w:link w:val="1"/>
    <w:uiPriority w:val="4"/>
    <w:rsid w:val="00D077E9"/>
    <w:rPr>
      <w:rFonts w:asciiTheme="majorHAnsi" w:eastAsiaTheme="majorEastAsia" w:hAnsiTheme="majorHAnsi" w:cstheme="majorBidi"/>
      <w:b/>
      <w:color w:val="061F57" w:themeColor="text2" w:themeShade="BF"/>
      <w:kern w:val="28"/>
      <w:sz w:val="52"/>
      <w:szCs w:val="32"/>
    </w:rPr>
  </w:style>
  <w:style w:type="paragraph" w:styleId="a9">
    <w:name w:val="header"/>
    <w:basedOn w:val="a"/>
    <w:link w:val="aa"/>
    <w:uiPriority w:val="8"/>
    <w:unhideWhenUsed/>
    <w:rsid w:val="005037F0"/>
  </w:style>
  <w:style w:type="character" w:customStyle="1" w:styleId="aa">
    <w:name w:val="Верхний колонтитул Знак"/>
    <w:basedOn w:val="a0"/>
    <w:link w:val="a9"/>
    <w:uiPriority w:val="8"/>
    <w:rsid w:val="0093335D"/>
  </w:style>
  <w:style w:type="paragraph" w:styleId="ab">
    <w:name w:val="footer"/>
    <w:basedOn w:val="a"/>
    <w:link w:val="ac"/>
    <w:uiPriority w:val="99"/>
    <w:unhideWhenUsed/>
    <w:rsid w:val="005037F0"/>
  </w:style>
  <w:style w:type="character" w:customStyle="1" w:styleId="ac">
    <w:name w:val="Нижний колонтитул Знак"/>
    <w:basedOn w:val="a0"/>
    <w:link w:val="ab"/>
    <w:uiPriority w:val="99"/>
    <w:rsid w:val="005037F0"/>
    <w:rPr>
      <w:sz w:val="24"/>
      <w:szCs w:val="24"/>
    </w:rPr>
  </w:style>
  <w:style w:type="paragraph" w:customStyle="1" w:styleId="ad">
    <w:name w:val="Имя"/>
    <w:basedOn w:val="a"/>
    <w:uiPriority w:val="3"/>
    <w:qFormat/>
    <w:rsid w:val="00B231E5"/>
    <w:pPr>
      <w:spacing w:line="240" w:lineRule="auto"/>
      <w:jc w:val="right"/>
    </w:pPr>
  </w:style>
  <w:style w:type="character" w:customStyle="1" w:styleId="20">
    <w:name w:val="Заголовок 2 Знак"/>
    <w:basedOn w:val="a0"/>
    <w:link w:val="2"/>
    <w:uiPriority w:val="4"/>
    <w:rsid w:val="00DF027C"/>
    <w:rPr>
      <w:rFonts w:eastAsiaTheme="majorEastAsia" w:cstheme="majorBidi"/>
      <w:color w:val="082A75" w:themeColor="text2"/>
      <w:sz w:val="36"/>
      <w:szCs w:val="26"/>
    </w:rPr>
  </w:style>
  <w:style w:type="table" w:styleId="ae">
    <w:name w:val="Table Grid"/>
    <w:basedOn w:val="a1"/>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unhideWhenUsed/>
    <w:rsid w:val="00D86945"/>
    <w:rPr>
      <w:color w:val="808080"/>
    </w:rPr>
  </w:style>
  <w:style w:type="paragraph" w:customStyle="1" w:styleId="af0">
    <w:name w:val="Содержимое"/>
    <w:basedOn w:val="a"/>
    <w:link w:val="af1"/>
    <w:qFormat/>
    <w:rsid w:val="00DF027C"/>
    <w:rPr>
      <w:b w:val="0"/>
    </w:rPr>
  </w:style>
  <w:style w:type="paragraph" w:customStyle="1" w:styleId="af2">
    <w:name w:val="Выделенный текст"/>
    <w:basedOn w:val="a"/>
    <w:link w:val="af3"/>
    <w:qFormat/>
    <w:rsid w:val="00DF027C"/>
  </w:style>
  <w:style w:type="character" w:customStyle="1" w:styleId="af1">
    <w:name w:val="Содержимое (знак)"/>
    <w:basedOn w:val="a0"/>
    <w:link w:val="af0"/>
    <w:rsid w:val="00DF027C"/>
    <w:rPr>
      <w:rFonts w:eastAsiaTheme="minorEastAsia"/>
      <w:color w:val="082A75" w:themeColor="text2"/>
      <w:sz w:val="28"/>
      <w:szCs w:val="22"/>
    </w:rPr>
  </w:style>
  <w:style w:type="character" w:customStyle="1" w:styleId="af3">
    <w:name w:val="Выделенный текст (знак)"/>
    <w:basedOn w:val="a0"/>
    <w:link w:val="af2"/>
    <w:rsid w:val="00DF027C"/>
    <w:rPr>
      <w:rFonts w:eastAsiaTheme="minorEastAsia"/>
      <w:b/>
      <w:color w:val="082A75" w:themeColor="text2"/>
      <w:sz w:val="28"/>
      <w:szCs w:val="22"/>
    </w:rPr>
  </w:style>
  <w:style w:type="character" w:customStyle="1" w:styleId="30">
    <w:name w:val="Заголовок 3 Знак"/>
    <w:basedOn w:val="a0"/>
    <w:link w:val="3"/>
    <w:uiPriority w:val="9"/>
    <w:rsid w:val="00EA77AE"/>
    <w:rPr>
      <w:rFonts w:ascii="Times New Roman" w:eastAsia="Times New Roman" w:hAnsi="Times New Roman" w:cs="Times New Roman"/>
      <w:b/>
      <w:bCs/>
      <w:sz w:val="27"/>
      <w:szCs w:val="27"/>
    </w:rPr>
  </w:style>
  <w:style w:type="paragraph" w:styleId="af4">
    <w:name w:val="List Paragraph"/>
    <w:aliases w:val="Заголовок первого уровня,AC List 01,Bullet List,FooterText,numbered,N_List Paragraph,Bullet Number,corp de texte,маркированный,Heading1,Colorful List - Accent 11,без абзаца,ПАРАГРАФ,Citation List,Forth level,Bullets,References,Абзац"/>
    <w:basedOn w:val="a"/>
    <w:link w:val="af5"/>
    <w:uiPriority w:val="34"/>
    <w:unhideWhenUsed/>
    <w:qFormat/>
    <w:rsid w:val="009D7D64"/>
    <w:pPr>
      <w:ind w:left="720"/>
      <w:contextualSpacing/>
    </w:pPr>
  </w:style>
  <w:style w:type="character" w:customStyle="1" w:styleId="af5">
    <w:name w:val="Абзац списка Знак"/>
    <w:aliases w:val="Заголовок первого уровня Знак,AC List 01 Знак,Bullet List Знак,FooterText Знак,numbered Знак,N_List Paragraph Знак,Bullet Number Знак,corp de texte Знак,маркированный Знак,Heading1 Знак,Colorful List - Accent 11 Знак,без абзаца Знак"/>
    <w:link w:val="af4"/>
    <w:uiPriority w:val="34"/>
    <w:locked/>
    <w:rsid w:val="00975890"/>
    <w:rPr>
      <w:rFonts w:eastAsiaTheme="minorEastAsia"/>
      <w:b/>
      <w:color w:val="082A75" w:themeColor="text2"/>
      <w:sz w:val="28"/>
      <w:szCs w:val="22"/>
    </w:rPr>
  </w:style>
  <w:style w:type="character" w:customStyle="1" w:styleId="40">
    <w:name w:val="Заголовок 4 Знак"/>
    <w:basedOn w:val="a0"/>
    <w:link w:val="4"/>
    <w:uiPriority w:val="1"/>
    <w:rsid w:val="0047726E"/>
    <w:rPr>
      <w:rFonts w:asciiTheme="majorHAnsi" w:eastAsiaTheme="majorEastAsia" w:hAnsiTheme="majorHAnsi" w:cstheme="majorBidi"/>
      <w:b/>
      <w:i/>
      <w:iCs/>
      <w:color w:val="013A57" w:themeColor="accent1" w:themeShade="BF"/>
      <w:sz w:val="28"/>
      <w:szCs w:val="22"/>
    </w:rPr>
  </w:style>
  <w:style w:type="paragraph" w:styleId="af6">
    <w:name w:val="Normal (Web)"/>
    <w:basedOn w:val="a"/>
    <w:uiPriority w:val="99"/>
    <w:unhideWhenUsed/>
    <w:rsid w:val="0047726E"/>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af7">
    <w:name w:val="Strong"/>
    <w:basedOn w:val="a0"/>
    <w:uiPriority w:val="22"/>
    <w:qFormat/>
    <w:rsid w:val="0047726E"/>
    <w:rPr>
      <w:b/>
      <w:bCs/>
    </w:rPr>
  </w:style>
  <w:style w:type="paragraph" w:styleId="af8">
    <w:name w:val="Body Text"/>
    <w:basedOn w:val="a"/>
    <w:link w:val="af9"/>
    <w:rsid w:val="00B37325"/>
    <w:pPr>
      <w:spacing w:line="240" w:lineRule="auto"/>
    </w:pPr>
    <w:rPr>
      <w:rFonts w:ascii="Times New Roman" w:eastAsia="Times New Roman" w:hAnsi="Times New Roman" w:cs="Times New Roman"/>
      <w:b w:val="0"/>
      <w:color w:val="auto"/>
      <w:sz w:val="24"/>
      <w:szCs w:val="20"/>
      <w:lang w:eastAsia="ru-RU"/>
    </w:rPr>
  </w:style>
  <w:style w:type="character" w:customStyle="1" w:styleId="af9">
    <w:name w:val="Основной текст Знак"/>
    <w:basedOn w:val="a0"/>
    <w:link w:val="af8"/>
    <w:rsid w:val="00B37325"/>
    <w:rPr>
      <w:rFonts w:ascii="Times New Roman" w:eastAsia="Times New Roman" w:hAnsi="Times New Roman" w:cs="Times New Roman"/>
      <w:szCs w:val="20"/>
      <w:lang w:eastAsia="ru-RU"/>
    </w:rPr>
  </w:style>
  <w:style w:type="character" w:styleId="afa">
    <w:name w:val="line number"/>
    <w:basedOn w:val="a0"/>
    <w:uiPriority w:val="99"/>
    <w:semiHidden/>
    <w:unhideWhenUsed/>
    <w:rsid w:val="00891A43"/>
  </w:style>
  <w:style w:type="paragraph" w:styleId="afb">
    <w:name w:val="TOC Heading"/>
    <w:basedOn w:val="1"/>
    <w:next w:val="a"/>
    <w:uiPriority w:val="39"/>
    <w:unhideWhenUsed/>
    <w:qFormat/>
    <w:rsid w:val="00A90AC3"/>
    <w:pPr>
      <w:keepLines/>
      <w:spacing w:after="0" w:line="259" w:lineRule="auto"/>
      <w:outlineLvl w:val="9"/>
    </w:pPr>
    <w:rPr>
      <w:b w:val="0"/>
      <w:color w:val="013A57" w:themeColor="accent1" w:themeShade="BF"/>
      <w:kern w:val="0"/>
      <w:sz w:val="32"/>
    </w:rPr>
  </w:style>
  <w:style w:type="paragraph" w:styleId="21">
    <w:name w:val="toc 2"/>
    <w:basedOn w:val="a"/>
    <w:next w:val="a"/>
    <w:autoRedefine/>
    <w:uiPriority w:val="39"/>
    <w:unhideWhenUsed/>
    <w:rsid w:val="00CD4F60"/>
    <w:pPr>
      <w:spacing w:before="240"/>
    </w:pPr>
    <w:rPr>
      <w:rFonts w:cstheme="minorHAnsi"/>
      <w:bCs/>
      <w:sz w:val="20"/>
      <w:szCs w:val="20"/>
    </w:rPr>
  </w:style>
  <w:style w:type="paragraph" w:styleId="11">
    <w:name w:val="toc 1"/>
    <w:basedOn w:val="a"/>
    <w:next w:val="a"/>
    <w:autoRedefine/>
    <w:uiPriority w:val="39"/>
    <w:unhideWhenUsed/>
    <w:rsid w:val="006F243E"/>
    <w:pPr>
      <w:tabs>
        <w:tab w:val="left" w:pos="284"/>
        <w:tab w:val="right" w:leader="dot" w:pos="10024"/>
      </w:tabs>
      <w:jc w:val="both"/>
    </w:pPr>
    <w:rPr>
      <w:rFonts w:ascii="Times New Roman" w:hAnsi="Times New Roman" w:cs="Times New Roman"/>
      <w:bCs/>
      <w:caps/>
      <w:noProof/>
      <w:sz w:val="24"/>
      <w:szCs w:val="24"/>
    </w:rPr>
  </w:style>
  <w:style w:type="paragraph" w:styleId="31">
    <w:name w:val="toc 3"/>
    <w:basedOn w:val="a"/>
    <w:next w:val="a"/>
    <w:autoRedefine/>
    <w:uiPriority w:val="39"/>
    <w:unhideWhenUsed/>
    <w:rsid w:val="00A90AC3"/>
    <w:pPr>
      <w:ind w:left="280"/>
    </w:pPr>
    <w:rPr>
      <w:rFonts w:cstheme="minorHAnsi"/>
      <w:b w:val="0"/>
      <w:sz w:val="20"/>
      <w:szCs w:val="20"/>
    </w:rPr>
  </w:style>
  <w:style w:type="paragraph" w:styleId="41">
    <w:name w:val="toc 4"/>
    <w:basedOn w:val="a"/>
    <w:next w:val="a"/>
    <w:autoRedefine/>
    <w:uiPriority w:val="39"/>
    <w:unhideWhenUsed/>
    <w:rsid w:val="00A90AC3"/>
    <w:pPr>
      <w:ind w:left="560"/>
    </w:pPr>
    <w:rPr>
      <w:rFonts w:cstheme="minorHAnsi"/>
      <w:b w:val="0"/>
      <w:sz w:val="20"/>
      <w:szCs w:val="20"/>
    </w:rPr>
  </w:style>
  <w:style w:type="paragraph" w:styleId="51">
    <w:name w:val="toc 5"/>
    <w:basedOn w:val="a"/>
    <w:next w:val="a"/>
    <w:autoRedefine/>
    <w:uiPriority w:val="39"/>
    <w:unhideWhenUsed/>
    <w:rsid w:val="00A90AC3"/>
    <w:pPr>
      <w:ind w:left="840"/>
    </w:pPr>
    <w:rPr>
      <w:rFonts w:cstheme="minorHAnsi"/>
      <w:b w:val="0"/>
      <w:sz w:val="20"/>
      <w:szCs w:val="20"/>
    </w:rPr>
  </w:style>
  <w:style w:type="paragraph" w:styleId="6">
    <w:name w:val="toc 6"/>
    <w:basedOn w:val="a"/>
    <w:next w:val="a"/>
    <w:autoRedefine/>
    <w:uiPriority w:val="39"/>
    <w:unhideWhenUsed/>
    <w:rsid w:val="00A90AC3"/>
    <w:pPr>
      <w:ind w:left="1120"/>
    </w:pPr>
    <w:rPr>
      <w:rFonts w:cstheme="minorHAnsi"/>
      <w:b w:val="0"/>
      <w:sz w:val="20"/>
      <w:szCs w:val="20"/>
    </w:rPr>
  </w:style>
  <w:style w:type="paragraph" w:styleId="7">
    <w:name w:val="toc 7"/>
    <w:basedOn w:val="a"/>
    <w:next w:val="a"/>
    <w:autoRedefine/>
    <w:uiPriority w:val="39"/>
    <w:unhideWhenUsed/>
    <w:rsid w:val="00A90AC3"/>
    <w:pPr>
      <w:ind w:left="1400"/>
    </w:pPr>
    <w:rPr>
      <w:rFonts w:cstheme="minorHAnsi"/>
      <w:b w:val="0"/>
      <w:sz w:val="20"/>
      <w:szCs w:val="20"/>
    </w:rPr>
  </w:style>
  <w:style w:type="paragraph" w:styleId="8">
    <w:name w:val="toc 8"/>
    <w:basedOn w:val="a"/>
    <w:next w:val="a"/>
    <w:autoRedefine/>
    <w:uiPriority w:val="39"/>
    <w:unhideWhenUsed/>
    <w:rsid w:val="00A90AC3"/>
    <w:pPr>
      <w:ind w:left="1680"/>
    </w:pPr>
    <w:rPr>
      <w:rFonts w:cstheme="minorHAnsi"/>
      <w:b w:val="0"/>
      <w:sz w:val="20"/>
      <w:szCs w:val="20"/>
    </w:rPr>
  </w:style>
  <w:style w:type="paragraph" w:styleId="9">
    <w:name w:val="toc 9"/>
    <w:basedOn w:val="a"/>
    <w:next w:val="a"/>
    <w:autoRedefine/>
    <w:uiPriority w:val="39"/>
    <w:unhideWhenUsed/>
    <w:rsid w:val="00A90AC3"/>
    <w:pPr>
      <w:ind w:left="1960"/>
    </w:pPr>
    <w:rPr>
      <w:rFonts w:cstheme="minorHAnsi"/>
      <w:b w:val="0"/>
      <w:sz w:val="20"/>
      <w:szCs w:val="20"/>
    </w:rPr>
  </w:style>
  <w:style w:type="character" w:styleId="afc">
    <w:name w:val="Hyperlink"/>
    <w:basedOn w:val="a0"/>
    <w:uiPriority w:val="99"/>
    <w:unhideWhenUsed/>
    <w:rsid w:val="00A90AC3"/>
    <w:rPr>
      <w:color w:val="3592CF" w:themeColor="hyperlink"/>
      <w:u w:val="single"/>
    </w:rPr>
  </w:style>
  <w:style w:type="character" w:customStyle="1" w:styleId="12">
    <w:name w:val="Неразрешенное упоминание1"/>
    <w:basedOn w:val="a0"/>
    <w:uiPriority w:val="99"/>
    <w:semiHidden/>
    <w:unhideWhenUsed/>
    <w:rsid w:val="00A90AC3"/>
    <w:rPr>
      <w:color w:val="605E5C"/>
      <w:shd w:val="clear" w:color="auto" w:fill="E1DFDD"/>
    </w:rPr>
  </w:style>
  <w:style w:type="character" w:customStyle="1" w:styleId="13">
    <w:name w:val="А_Заголовок_1 Знак"/>
    <w:link w:val="14"/>
    <w:locked/>
    <w:rsid w:val="00AA2E50"/>
    <w:rPr>
      <w:rFonts w:ascii="Cambria" w:eastAsia="Calibri" w:hAnsi="Cambria" w:cs="Times New Roman"/>
      <w:b/>
      <w:caps/>
      <w:spacing w:val="15"/>
      <w:sz w:val="28"/>
      <w:szCs w:val="28"/>
      <w:shd w:val="clear" w:color="auto" w:fill="000066"/>
      <w:lang w:val="x-none"/>
    </w:rPr>
  </w:style>
  <w:style w:type="paragraph" w:customStyle="1" w:styleId="14">
    <w:name w:val="А_Заголовок_1"/>
    <w:basedOn w:val="a"/>
    <w:link w:val="13"/>
    <w:qFormat/>
    <w:rsid w:val="00AA2E50"/>
    <w:pPr>
      <w:keepNext/>
      <w:keepLines/>
      <w:pBdr>
        <w:top w:val="single" w:sz="18" w:space="1" w:color="000066"/>
        <w:left w:val="single" w:sz="18" w:space="4" w:color="000066"/>
        <w:bottom w:val="single" w:sz="18" w:space="1" w:color="000066"/>
        <w:right w:val="single" w:sz="18" w:space="4" w:color="000066"/>
      </w:pBdr>
      <w:shd w:val="clear" w:color="auto" w:fill="000066"/>
      <w:spacing w:after="60" w:line="240" w:lineRule="auto"/>
      <w:contextualSpacing/>
      <w:jc w:val="both"/>
      <w:outlineLvl w:val="0"/>
    </w:pPr>
    <w:rPr>
      <w:rFonts w:ascii="Cambria" w:eastAsia="Calibri" w:hAnsi="Cambria" w:cs="Times New Roman"/>
      <w:caps/>
      <w:color w:val="auto"/>
      <w:spacing w:val="15"/>
      <w:szCs w:val="28"/>
      <w:lang w:val="x-none"/>
    </w:rPr>
  </w:style>
  <w:style w:type="character" w:styleId="afd">
    <w:name w:val="annotation reference"/>
    <w:basedOn w:val="a0"/>
    <w:uiPriority w:val="99"/>
    <w:semiHidden/>
    <w:unhideWhenUsed/>
    <w:rsid w:val="000C5709"/>
    <w:rPr>
      <w:sz w:val="16"/>
      <w:szCs w:val="16"/>
    </w:rPr>
  </w:style>
  <w:style w:type="paragraph" w:styleId="afe">
    <w:name w:val="annotation text"/>
    <w:basedOn w:val="a"/>
    <w:link w:val="aff"/>
    <w:uiPriority w:val="99"/>
    <w:unhideWhenUsed/>
    <w:rsid w:val="000C5709"/>
    <w:pPr>
      <w:spacing w:line="240" w:lineRule="auto"/>
    </w:pPr>
    <w:rPr>
      <w:sz w:val="20"/>
      <w:szCs w:val="20"/>
    </w:rPr>
  </w:style>
  <w:style w:type="character" w:customStyle="1" w:styleId="aff">
    <w:name w:val="Текст примечания Знак"/>
    <w:basedOn w:val="a0"/>
    <w:link w:val="afe"/>
    <w:uiPriority w:val="99"/>
    <w:rsid w:val="000C5709"/>
    <w:rPr>
      <w:rFonts w:eastAsiaTheme="minorEastAsia"/>
      <w:b/>
      <w:color w:val="082A75" w:themeColor="text2"/>
      <w:sz w:val="20"/>
      <w:szCs w:val="20"/>
    </w:rPr>
  </w:style>
  <w:style w:type="paragraph" w:styleId="aff0">
    <w:name w:val="annotation subject"/>
    <w:basedOn w:val="afe"/>
    <w:next w:val="afe"/>
    <w:link w:val="aff1"/>
    <w:uiPriority w:val="99"/>
    <w:semiHidden/>
    <w:unhideWhenUsed/>
    <w:rsid w:val="000C5709"/>
    <w:rPr>
      <w:bCs/>
    </w:rPr>
  </w:style>
  <w:style w:type="character" w:customStyle="1" w:styleId="aff1">
    <w:name w:val="Тема примечания Знак"/>
    <w:basedOn w:val="aff"/>
    <w:link w:val="aff0"/>
    <w:uiPriority w:val="99"/>
    <w:semiHidden/>
    <w:rsid w:val="000C5709"/>
    <w:rPr>
      <w:rFonts w:eastAsiaTheme="minorEastAsia"/>
      <w:b/>
      <w:bCs/>
      <w:color w:val="082A75" w:themeColor="text2"/>
      <w:sz w:val="20"/>
      <w:szCs w:val="20"/>
    </w:rPr>
  </w:style>
  <w:style w:type="character" w:styleId="aff2">
    <w:name w:val="Unresolved Mention"/>
    <w:basedOn w:val="a0"/>
    <w:uiPriority w:val="99"/>
    <w:semiHidden/>
    <w:unhideWhenUsed/>
    <w:rsid w:val="000259BE"/>
    <w:rPr>
      <w:color w:val="605E5C"/>
      <w:shd w:val="clear" w:color="auto" w:fill="E1DFDD"/>
    </w:rPr>
  </w:style>
  <w:style w:type="character" w:customStyle="1" w:styleId="s1">
    <w:name w:val="s1"/>
    <w:basedOn w:val="a0"/>
    <w:rsid w:val="000408EA"/>
  </w:style>
  <w:style w:type="character" w:customStyle="1" w:styleId="katex-mathml">
    <w:name w:val="katex-mathml"/>
    <w:basedOn w:val="a0"/>
    <w:rsid w:val="00D5782B"/>
  </w:style>
  <w:style w:type="character" w:customStyle="1" w:styleId="mord">
    <w:name w:val="mord"/>
    <w:basedOn w:val="a0"/>
    <w:rsid w:val="00D5782B"/>
  </w:style>
  <w:style w:type="character" w:customStyle="1" w:styleId="mrel">
    <w:name w:val="mrel"/>
    <w:basedOn w:val="a0"/>
    <w:rsid w:val="00D5782B"/>
  </w:style>
  <w:style w:type="character" w:customStyle="1" w:styleId="vlist-s">
    <w:name w:val="vlist-s"/>
    <w:basedOn w:val="a0"/>
    <w:rsid w:val="00D5782B"/>
  </w:style>
  <w:style w:type="character" w:customStyle="1" w:styleId="mbin">
    <w:name w:val="mbin"/>
    <w:basedOn w:val="a0"/>
    <w:rsid w:val="00D5782B"/>
  </w:style>
  <w:style w:type="character" w:customStyle="1" w:styleId="mpunct">
    <w:name w:val="mpunct"/>
    <w:basedOn w:val="a0"/>
    <w:rsid w:val="00D5782B"/>
  </w:style>
  <w:style w:type="table" w:customStyle="1" w:styleId="90">
    <w:name w:val="9"/>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80">
    <w:name w:val="8"/>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70">
    <w:name w:val="7"/>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top w:w="170" w:type="dxa"/>
        <w:left w:w="115" w:type="dxa"/>
        <w:bottom w:w="170" w:type="dxa"/>
        <w:right w:w="115" w:type="dxa"/>
      </w:tblCellMar>
    </w:tblPr>
  </w:style>
  <w:style w:type="table" w:customStyle="1" w:styleId="60">
    <w:name w:val="6"/>
    <w:basedOn w:val="a1"/>
    <w:rsid w:val="00425A51"/>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52">
    <w:name w:val="5"/>
    <w:basedOn w:val="a1"/>
    <w:rsid w:val="00425A51"/>
    <w:pPr>
      <w:spacing w:after="0" w:line="240" w:lineRule="auto"/>
    </w:pPr>
    <w:rPr>
      <w:rFonts w:ascii="Calibri" w:eastAsia="Calibri" w:hAnsi="Calibri" w:cs="Calibri"/>
      <w:sz w:val="20"/>
      <w:szCs w:val="20"/>
      <w:lang w:eastAsia="ru-RU"/>
    </w:rPr>
    <w:tblPr>
      <w:tblStyleRowBandSize w:val="1"/>
      <w:tblStyleColBandSize w:val="1"/>
      <w:tblInd w:w="0" w:type="nil"/>
    </w:tblPr>
  </w:style>
  <w:style w:type="character" w:customStyle="1" w:styleId="50">
    <w:name w:val="Заголовок 5 Знак"/>
    <w:basedOn w:val="a0"/>
    <w:link w:val="5"/>
    <w:uiPriority w:val="1"/>
    <w:semiHidden/>
    <w:rsid w:val="00C6420F"/>
    <w:rPr>
      <w:rFonts w:asciiTheme="majorHAnsi" w:eastAsiaTheme="majorEastAsia" w:hAnsiTheme="majorHAnsi" w:cstheme="majorBidi"/>
      <w:b/>
      <w:color w:val="013A57" w:themeColor="accent1" w:themeShade="BF"/>
      <w:sz w:val="28"/>
      <w:szCs w:val="22"/>
    </w:rPr>
  </w:style>
  <w:style w:type="paragraph" w:styleId="aff3">
    <w:name w:val="Revision"/>
    <w:hidden/>
    <w:uiPriority w:val="99"/>
    <w:semiHidden/>
    <w:rsid w:val="00F7794F"/>
    <w:pPr>
      <w:spacing w:after="0" w:line="240" w:lineRule="auto"/>
    </w:pPr>
    <w:rPr>
      <w:rFonts w:eastAsiaTheme="minorEastAsia"/>
      <w:b/>
      <w:color w:val="082A75" w:themeColor="text2"/>
      <w:sz w:val="28"/>
      <w:szCs w:val="22"/>
    </w:rPr>
  </w:style>
  <w:style w:type="character" w:customStyle="1" w:styleId="overflow-hidden">
    <w:name w:val="overflow-hidden"/>
    <w:basedOn w:val="a0"/>
    <w:rsid w:val="00216375"/>
  </w:style>
  <w:style w:type="paragraph" w:customStyle="1" w:styleId="aff4">
    <w:name w:val="Содержимое таблицы"/>
    <w:basedOn w:val="a"/>
    <w:qFormat/>
    <w:rsid w:val="00775C9B"/>
    <w:pPr>
      <w:widowControl w:val="0"/>
      <w:suppressLineNumbers/>
      <w:suppressAutoHyphens/>
      <w:spacing w:line="240" w:lineRule="auto"/>
    </w:pPr>
    <w:rPr>
      <w:rFonts w:ascii="Liberation Serif" w:eastAsia="NSimSun" w:hAnsi="Liberation Serif" w:cs="Arial"/>
      <w:b w:val="0"/>
      <w:color w:val="auto"/>
      <w:kern w:val="2"/>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881">
      <w:bodyDiv w:val="1"/>
      <w:marLeft w:val="0"/>
      <w:marRight w:val="0"/>
      <w:marTop w:val="0"/>
      <w:marBottom w:val="0"/>
      <w:divBdr>
        <w:top w:val="none" w:sz="0" w:space="0" w:color="auto"/>
        <w:left w:val="none" w:sz="0" w:space="0" w:color="auto"/>
        <w:bottom w:val="none" w:sz="0" w:space="0" w:color="auto"/>
        <w:right w:val="none" w:sz="0" w:space="0" w:color="auto"/>
      </w:divBdr>
    </w:div>
    <w:div w:id="13728410">
      <w:bodyDiv w:val="1"/>
      <w:marLeft w:val="0"/>
      <w:marRight w:val="0"/>
      <w:marTop w:val="0"/>
      <w:marBottom w:val="0"/>
      <w:divBdr>
        <w:top w:val="none" w:sz="0" w:space="0" w:color="auto"/>
        <w:left w:val="none" w:sz="0" w:space="0" w:color="auto"/>
        <w:bottom w:val="none" w:sz="0" w:space="0" w:color="auto"/>
        <w:right w:val="none" w:sz="0" w:space="0" w:color="auto"/>
      </w:divBdr>
    </w:div>
    <w:div w:id="20783660">
      <w:bodyDiv w:val="1"/>
      <w:marLeft w:val="0"/>
      <w:marRight w:val="0"/>
      <w:marTop w:val="0"/>
      <w:marBottom w:val="0"/>
      <w:divBdr>
        <w:top w:val="none" w:sz="0" w:space="0" w:color="auto"/>
        <w:left w:val="none" w:sz="0" w:space="0" w:color="auto"/>
        <w:bottom w:val="none" w:sz="0" w:space="0" w:color="auto"/>
        <w:right w:val="none" w:sz="0" w:space="0" w:color="auto"/>
      </w:divBdr>
    </w:div>
    <w:div w:id="23867765">
      <w:bodyDiv w:val="1"/>
      <w:marLeft w:val="0"/>
      <w:marRight w:val="0"/>
      <w:marTop w:val="0"/>
      <w:marBottom w:val="0"/>
      <w:divBdr>
        <w:top w:val="none" w:sz="0" w:space="0" w:color="auto"/>
        <w:left w:val="none" w:sz="0" w:space="0" w:color="auto"/>
        <w:bottom w:val="none" w:sz="0" w:space="0" w:color="auto"/>
        <w:right w:val="none" w:sz="0" w:space="0" w:color="auto"/>
      </w:divBdr>
    </w:div>
    <w:div w:id="50348743">
      <w:bodyDiv w:val="1"/>
      <w:marLeft w:val="0"/>
      <w:marRight w:val="0"/>
      <w:marTop w:val="0"/>
      <w:marBottom w:val="0"/>
      <w:divBdr>
        <w:top w:val="none" w:sz="0" w:space="0" w:color="auto"/>
        <w:left w:val="none" w:sz="0" w:space="0" w:color="auto"/>
        <w:bottom w:val="none" w:sz="0" w:space="0" w:color="auto"/>
        <w:right w:val="none" w:sz="0" w:space="0" w:color="auto"/>
      </w:divBdr>
    </w:div>
    <w:div w:id="60755679">
      <w:bodyDiv w:val="1"/>
      <w:marLeft w:val="0"/>
      <w:marRight w:val="0"/>
      <w:marTop w:val="0"/>
      <w:marBottom w:val="0"/>
      <w:divBdr>
        <w:top w:val="none" w:sz="0" w:space="0" w:color="auto"/>
        <w:left w:val="none" w:sz="0" w:space="0" w:color="auto"/>
        <w:bottom w:val="none" w:sz="0" w:space="0" w:color="auto"/>
        <w:right w:val="none" w:sz="0" w:space="0" w:color="auto"/>
      </w:divBdr>
    </w:div>
    <w:div w:id="65350174">
      <w:bodyDiv w:val="1"/>
      <w:marLeft w:val="0"/>
      <w:marRight w:val="0"/>
      <w:marTop w:val="0"/>
      <w:marBottom w:val="0"/>
      <w:divBdr>
        <w:top w:val="none" w:sz="0" w:space="0" w:color="auto"/>
        <w:left w:val="none" w:sz="0" w:space="0" w:color="auto"/>
        <w:bottom w:val="none" w:sz="0" w:space="0" w:color="auto"/>
        <w:right w:val="none" w:sz="0" w:space="0" w:color="auto"/>
      </w:divBdr>
    </w:div>
    <w:div w:id="67580844">
      <w:bodyDiv w:val="1"/>
      <w:marLeft w:val="0"/>
      <w:marRight w:val="0"/>
      <w:marTop w:val="0"/>
      <w:marBottom w:val="0"/>
      <w:divBdr>
        <w:top w:val="none" w:sz="0" w:space="0" w:color="auto"/>
        <w:left w:val="none" w:sz="0" w:space="0" w:color="auto"/>
        <w:bottom w:val="none" w:sz="0" w:space="0" w:color="auto"/>
        <w:right w:val="none" w:sz="0" w:space="0" w:color="auto"/>
      </w:divBdr>
    </w:div>
    <w:div w:id="96100807">
      <w:bodyDiv w:val="1"/>
      <w:marLeft w:val="0"/>
      <w:marRight w:val="0"/>
      <w:marTop w:val="0"/>
      <w:marBottom w:val="0"/>
      <w:divBdr>
        <w:top w:val="none" w:sz="0" w:space="0" w:color="auto"/>
        <w:left w:val="none" w:sz="0" w:space="0" w:color="auto"/>
        <w:bottom w:val="none" w:sz="0" w:space="0" w:color="auto"/>
        <w:right w:val="none" w:sz="0" w:space="0" w:color="auto"/>
      </w:divBdr>
    </w:div>
    <w:div w:id="104539876">
      <w:bodyDiv w:val="1"/>
      <w:marLeft w:val="0"/>
      <w:marRight w:val="0"/>
      <w:marTop w:val="0"/>
      <w:marBottom w:val="0"/>
      <w:divBdr>
        <w:top w:val="none" w:sz="0" w:space="0" w:color="auto"/>
        <w:left w:val="none" w:sz="0" w:space="0" w:color="auto"/>
        <w:bottom w:val="none" w:sz="0" w:space="0" w:color="auto"/>
        <w:right w:val="none" w:sz="0" w:space="0" w:color="auto"/>
      </w:divBdr>
    </w:div>
    <w:div w:id="110561742">
      <w:bodyDiv w:val="1"/>
      <w:marLeft w:val="0"/>
      <w:marRight w:val="0"/>
      <w:marTop w:val="0"/>
      <w:marBottom w:val="0"/>
      <w:divBdr>
        <w:top w:val="none" w:sz="0" w:space="0" w:color="auto"/>
        <w:left w:val="none" w:sz="0" w:space="0" w:color="auto"/>
        <w:bottom w:val="none" w:sz="0" w:space="0" w:color="auto"/>
        <w:right w:val="none" w:sz="0" w:space="0" w:color="auto"/>
      </w:divBdr>
    </w:div>
    <w:div w:id="129172011">
      <w:bodyDiv w:val="1"/>
      <w:marLeft w:val="0"/>
      <w:marRight w:val="0"/>
      <w:marTop w:val="0"/>
      <w:marBottom w:val="0"/>
      <w:divBdr>
        <w:top w:val="none" w:sz="0" w:space="0" w:color="auto"/>
        <w:left w:val="none" w:sz="0" w:space="0" w:color="auto"/>
        <w:bottom w:val="none" w:sz="0" w:space="0" w:color="auto"/>
        <w:right w:val="none" w:sz="0" w:space="0" w:color="auto"/>
      </w:divBdr>
    </w:div>
    <w:div w:id="129711453">
      <w:bodyDiv w:val="1"/>
      <w:marLeft w:val="0"/>
      <w:marRight w:val="0"/>
      <w:marTop w:val="0"/>
      <w:marBottom w:val="0"/>
      <w:divBdr>
        <w:top w:val="none" w:sz="0" w:space="0" w:color="auto"/>
        <w:left w:val="none" w:sz="0" w:space="0" w:color="auto"/>
        <w:bottom w:val="none" w:sz="0" w:space="0" w:color="auto"/>
        <w:right w:val="none" w:sz="0" w:space="0" w:color="auto"/>
      </w:divBdr>
    </w:div>
    <w:div w:id="151874362">
      <w:bodyDiv w:val="1"/>
      <w:marLeft w:val="0"/>
      <w:marRight w:val="0"/>
      <w:marTop w:val="0"/>
      <w:marBottom w:val="0"/>
      <w:divBdr>
        <w:top w:val="none" w:sz="0" w:space="0" w:color="auto"/>
        <w:left w:val="none" w:sz="0" w:space="0" w:color="auto"/>
        <w:bottom w:val="none" w:sz="0" w:space="0" w:color="auto"/>
        <w:right w:val="none" w:sz="0" w:space="0" w:color="auto"/>
      </w:divBdr>
    </w:div>
    <w:div w:id="155387174">
      <w:bodyDiv w:val="1"/>
      <w:marLeft w:val="0"/>
      <w:marRight w:val="0"/>
      <w:marTop w:val="0"/>
      <w:marBottom w:val="0"/>
      <w:divBdr>
        <w:top w:val="none" w:sz="0" w:space="0" w:color="auto"/>
        <w:left w:val="none" w:sz="0" w:space="0" w:color="auto"/>
        <w:bottom w:val="none" w:sz="0" w:space="0" w:color="auto"/>
        <w:right w:val="none" w:sz="0" w:space="0" w:color="auto"/>
      </w:divBdr>
    </w:div>
    <w:div w:id="190727083">
      <w:bodyDiv w:val="1"/>
      <w:marLeft w:val="0"/>
      <w:marRight w:val="0"/>
      <w:marTop w:val="0"/>
      <w:marBottom w:val="0"/>
      <w:divBdr>
        <w:top w:val="none" w:sz="0" w:space="0" w:color="auto"/>
        <w:left w:val="none" w:sz="0" w:space="0" w:color="auto"/>
        <w:bottom w:val="none" w:sz="0" w:space="0" w:color="auto"/>
        <w:right w:val="none" w:sz="0" w:space="0" w:color="auto"/>
      </w:divBdr>
    </w:div>
    <w:div w:id="207378332">
      <w:bodyDiv w:val="1"/>
      <w:marLeft w:val="0"/>
      <w:marRight w:val="0"/>
      <w:marTop w:val="0"/>
      <w:marBottom w:val="0"/>
      <w:divBdr>
        <w:top w:val="none" w:sz="0" w:space="0" w:color="auto"/>
        <w:left w:val="none" w:sz="0" w:space="0" w:color="auto"/>
        <w:bottom w:val="none" w:sz="0" w:space="0" w:color="auto"/>
        <w:right w:val="none" w:sz="0" w:space="0" w:color="auto"/>
      </w:divBdr>
    </w:div>
    <w:div w:id="213977697">
      <w:bodyDiv w:val="1"/>
      <w:marLeft w:val="0"/>
      <w:marRight w:val="0"/>
      <w:marTop w:val="0"/>
      <w:marBottom w:val="0"/>
      <w:divBdr>
        <w:top w:val="none" w:sz="0" w:space="0" w:color="auto"/>
        <w:left w:val="none" w:sz="0" w:space="0" w:color="auto"/>
        <w:bottom w:val="none" w:sz="0" w:space="0" w:color="auto"/>
        <w:right w:val="none" w:sz="0" w:space="0" w:color="auto"/>
      </w:divBdr>
    </w:div>
    <w:div w:id="249892238">
      <w:bodyDiv w:val="1"/>
      <w:marLeft w:val="0"/>
      <w:marRight w:val="0"/>
      <w:marTop w:val="0"/>
      <w:marBottom w:val="0"/>
      <w:divBdr>
        <w:top w:val="none" w:sz="0" w:space="0" w:color="auto"/>
        <w:left w:val="none" w:sz="0" w:space="0" w:color="auto"/>
        <w:bottom w:val="none" w:sz="0" w:space="0" w:color="auto"/>
        <w:right w:val="none" w:sz="0" w:space="0" w:color="auto"/>
      </w:divBdr>
    </w:div>
    <w:div w:id="251817506">
      <w:bodyDiv w:val="1"/>
      <w:marLeft w:val="0"/>
      <w:marRight w:val="0"/>
      <w:marTop w:val="0"/>
      <w:marBottom w:val="0"/>
      <w:divBdr>
        <w:top w:val="none" w:sz="0" w:space="0" w:color="auto"/>
        <w:left w:val="none" w:sz="0" w:space="0" w:color="auto"/>
        <w:bottom w:val="none" w:sz="0" w:space="0" w:color="auto"/>
        <w:right w:val="none" w:sz="0" w:space="0" w:color="auto"/>
      </w:divBdr>
    </w:div>
    <w:div w:id="266666278">
      <w:bodyDiv w:val="1"/>
      <w:marLeft w:val="0"/>
      <w:marRight w:val="0"/>
      <w:marTop w:val="0"/>
      <w:marBottom w:val="0"/>
      <w:divBdr>
        <w:top w:val="none" w:sz="0" w:space="0" w:color="auto"/>
        <w:left w:val="none" w:sz="0" w:space="0" w:color="auto"/>
        <w:bottom w:val="none" w:sz="0" w:space="0" w:color="auto"/>
        <w:right w:val="none" w:sz="0" w:space="0" w:color="auto"/>
      </w:divBdr>
    </w:div>
    <w:div w:id="281348004">
      <w:bodyDiv w:val="1"/>
      <w:marLeft w:val="0"/>
      <w:marRight w:val="0"/>
      <w:marTop w:val="0"/>
      <w:marBottom w:val="0"/>
      <w:divBdr>
        <w:top w:val="none" w:sz="0" w:space="0" w:color="auto"/>
        <w:left w:val="none" w:sz="0" w:space="0" w:color="auto"/>
        <w:bottom w:val="none" w:sz="0" w:space="0" w:color="auto"/>
        <w:right w:val="none" w:sz="0" w:space="0" w:color="auto"/>
      </w:divBdr>
    </w:div>
    <w:div w:id="336464741">
      <w:bodyDiv w:val="1"/>
      <w:marLeft w:val="0"/>
      <w:marRight w:val="0"/>
      <w:marTop w:val="0"/>
      <w:marBottom w:val="0"/>
      <w:divBdr>
        <w:top w:val="none" w:sz="0" w:space="0" w:color="auto"/>
        <w:left w:val="none" w:sz="0" w:space="0" w:color="auto"/>
        <w:bottom w:val="none" w:sz="0" w:space="0" w:color="auto"/>
        <w:right w:val="none" w:sz="0" w:space="0" w:color="auto"/>
      </w:divBdr>
    </w:div>
    <w:div w:id="356345836">
      <w:bodyDiv w:val="1"/>
      <w:marLeft w:val="0"/>
      <w:marRight w:val="0"/>
      <w:marTop w:val="0"/>
      <w:marBottom w:val="0"/>
      <w:divBdr>
        <w:top w:val="none" w:sz="0" w:space="0" w:color="auto"/>
        <w:left w:val="none" w:sz="0" w:space="0" w:color="auto"/>
        <w:bottom w:val="none" w:sz="0" w:space="0" w:color="auto"/>
        <w:right w:val="none" w:sz="0" w:space="0" w:color="auto"/>
      </w:divBdr>
      <w:divsChild>
        <w:div w:id="1492522603">
          <w:marLeft w:val="0"/>
          <w:marRight w:val="0"/>
          <w:marTop w:val="0"/>
          <w:marBottom w:val="0"/>
          <w:divBdr>
            <w:top w:val="none" w:sz="0" w:space="0" w:color="auto"/>
            <w:left w:val="none" w:sz="0" w:space="0" w:color="auto"/>
            <w:bottom w:val="none" w:sz="0" w:space="0" w:color="auto"/>
            <w:right w:val="none" w:sz="0" w:space="0" w:color="auto"/>
          </w:divBdr>
          <w:divsChild>
            <w:div w:id="1040546907">
              <w:marLeft w:val="0"/>
              <w:marRight w:val="0"/>
              <w:marTop w:val="0"/>
              <w:marBottom w:val="0"/>
              <w:divBdr>
                <w:top w:val="none" w:sz="0" w:space="0" w:color="auto"/>
                <w:left w:val="none" w:sz="0" w:space="0" w:color="auto"/>
                <w:bottom w:val="none" w:sz="0" w:space="0" w:color="auto"/>
                <w:right w:val="none" w:sz="0" w:space="0" w:color="auto"/>
              </w:divBdr>
              <w:divsChild>
                <w:div w:id="446972417">
                  <w:marLeft w:val="0"/>
                  <w:marRight w:val="0"/>
                  <w:marTop w:val="0"/>
                  <w:marBottom w:val="0"/>
                  <w:divBdr>
                    <w:top w:val="none" w:sz="0" w:space="0" w:color="auto"/>
                    <w:left w:val="none" w:sz="0" w:space="0" w:color="auto"/>
                    <w:bottom w:val="none" w:sz="0" w:space="0" w:color="auto"/>
                    <w:right w:val="none" w:sz="0" w:space="0" w:color="auto"/>
                  </w:divBdr>
                  <w:divsChild>
                    <w:div w:id="1870870663">
                      <w:marLeft w:val="0"/>
                      <w:marRight w:val="0"/>
                      <w:marTop w:val="0"/>
                      <w:marBottom w:val="0"/>
                      <w:divBdr>
                        <w:top w:val="none" w:sz="0" w:space="0" w:color="auto"/>
                        <w:left w:val="none" w:sz="0" w:space="0" w:color="auto"/>
                        <w:bottom w:val="none" w:sz="0" w:space="0" w:color="auto"/>
                        <w:right w:val="none" w:sz="0" w:space="0" w:color="auto"/>
                      </w:divBdr>
                      <w:divsChild>
                        <w:div w:id="1280261471">
                          <w:marLeft w:val="0"/>
                          <w:marRight w:val="0"/>
                          <w:marTop w:val="0"/>
                          <w:marBottom w:val="0"/>
                          <w:divBdr>
                            <w:top w:val="none" w:sz="0" w:space="0" w:color="auto"/>
                            <w:left w:val="none" w:sz="0" w:space="0" w:color="auto"/>
                            <w:bottom w:val="none" w:sz="0" w:space="0" w:color="auto"/>
                            <w:right w:val="none" w:sz="0" w:space="0" w:color="auto"/>
                          </w:divBdr>
                          <w:divsChild>
                            <w:div w:id="8791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829884">
      <w:bodyDiv w:val="1"/>
      <w:marLeft w:val="0"/>
      <w:marRight w:val="0"/>
      <w:marTop w:val="0"/>
      <w:marBottom w:val="0"/>
      <w:divBdr>
        <w:top w:val="none" w:sz="0" w:space="0" w:color="auto"/>
        <w:left w:val="none" w:sz="0" w:space="0" w:color="auto"/>
        <w:bottom w:val="none" w:sz="0" w:space="0" w:color="auto"/>
        <w:right w:val="none" w:sz="0" w:space="0" w:color="auto"/>
      </w:divBdr>
    </w:div>
    <w:div w:id="372121327">
      <w:bodyDiv w:val="1"/>
      <w:marLeft w:val="0"/>
      <w:marRight w:val="0"/>
      <w:marTop w:val="0"/>
      <w:marBottom w:val="0"/>
      <w:divBdr>
        <w:top w:val="none" w:sz="0" w:space="0" w:color="auto"/>
        <w:left w:val="none" w:sz="0" w:space="0" w:color="auto"/>
        <w:bottom w:val="none" w:sz="0" w:space="0" w:color="auto"/>
        <w:right w:val="none" w:sz="0" w:space="0" w:color="auto"/>
      </w:divBdr>
    </w:div>
    <w:div w:id="384985617">
      <w:bodyDiv w:val="1"/>
      <w:marLeft w:val="0"/>
      <w:marRight w:val="0"/>
      <w:marTop w:val="0"/>
      <w:marBottom w:val="0"/>
      <w:divBdr>
        <w:top w:val="none" w:sz="0" w:space="0" w:color="auto"/>
        <w:left w:val="none" w:sz="0" w:space="0" w:color="auto"/>
        <w:bottom w:val="none" w:sz="0" w:space="0" w:color="auto"/>
        <w:right w:val="none" w:sz="0" w:space="0" w:color="auto"/>
      </w:divBdr>
    </w:div>
    <w:div w:id="391463313">
      <w:bodyDiv w:val="1"/>
      <w:marLeft w:val="0"/>
      <w:marRight w:val="0"/>
      <w:marTop w:val="0"/>
      <w:marBottom w:val="0"/>
      <w:divBdr>
        <w:top w:val="none" w:sz="0" w:space="0" w:color="auto"/>
        <w:left w:val="none" w:sz="0" w:space="0" w:color="auto"/>
        <w:bottom w:val="none" w:sz="0" w:space="0" w:color="auto"/>
        <w:right w:val="none" w:sz="0" w:space="0" w:color="auto"/>
      </w:divBdr>
    </w:div>
    <w:div w:id="391780067">
      <w:bodyDiv w:val="1"/>
      <w:marLeft w:val="0"/>
      <w:marRight w:val="0"/>
      <w:marTop w:val="0"/>
      <w:marBottom w:val="0"/>
      <w:divBdr>
        <w:top w:val="none" w:sz="0" w:space="0" w:color="auto"/>
        <w:left w:val="none" w:sz="0" w:space="0" w:color="auto"/>
        <w:bottom w:val="none" w:sz="0" w:space="0" w:color="auto"/>
        <w:right w:val="none" w:sz="0" w:space="0" w:color="auto"/>
      </w:divBdr>
    </w:div>
    <w:div w:id="407315383">
      <w:bodyDiv w:val="1"/>
      <w:marLeft w:val="0"/>
      <w:marRight w:val="0"/>
      <w:marTop w:val="0"/>
      <w:marBottom w:val="0"/>
      <w:divBdr>
        <w:top w:val="none" w:sz="0" w:space="0" w:color="auto"/>
        <w:left w:val="none" w:sz="0" w:space="0" w:color="auto"/>
        <w:bottom w:val="none" w:sz="0" w:space="0" w:color="auto"/>
        <w:right w:val="none" w:sz="0" w:space="0" w:color="auto"/>
      </w:divBdr>
    </w:div>
    <w:div w:id="413480531">
      <w:bodyDiv w:val="1"/>
      <w:marLeft w:val="0"/>
      <w:marRight w:val="0"/>
      <w:marTop w:val="0"/>
      <w:marBottom w:val="0"/>
      <w:divBdr>
        <w:top w:val="none" w:sz="0" w:space="0" w:color="auto"/>
        <w:left w:val="none" w:sz="0" w:space="0" w:color="auto"/>
        <w:bottom w:val="none" w:sz="0" w:space="0" w:color="auto"/>
        <w:right w:val="none" w:sz="0" w:space="0" w:color="auto"/>
      </w:divBdr>
    </w:div>
    <w:div w:id="414282794">
      <w:bodyDiv w:val="1"/>
      <w:marLeft w:val="0"/>
      <w:marRight w:val="0"/>
      <w:marTop w:val="0"/>
      <w:marBottom w:val="0"/>
      <w:divBdr>
        <w:top w:val="none" w:sz="0" w:space="0" w:color="auto"/>
        <w:left w:val="none" w:sz="0" w:space="0" w:color="auto"/>
        <w:bottom w:val="none" w:sz="0" w:space="0" w:color="auto"/>
        <w:right w:val="none" w:sz="0" w:space="0" w:color="auto"/>
      </w:divBdr>
    </w:div>
    <w:div w:id="414592839">
      <w:bodyDiv w:val="1"/>
      <w:marLeft w:val="0"/>
      <w:marRight w:val="0"/>
      <w:marTop w:val="0"/>
      <w:marBottom w:val="0"/>
      <w:divBdr>
        <w:top w:val="none" w:sz="0" w:space="0" w:color="auto"/>
        <w:left w:val="none" w:sz="0" w:space="0" w:color="auto"/>
        <w:bottom w:val="none" w:sz="0" w:space="0" w:color="auto"/>
        <w:right w:val="none" w:sz="0" w:space="0" w:color="auto"/>
      </w:divBdr>
    </w:div>
    <w:div w:id="436489220">
      <w:bodyDiv w:val="1"/>
      <w:marLeft w:val="0"/>
      <w:marRight w:val="0"/>
      <w:marTop w:val="0"/>
      <w:marBottom w:val="0"/>
      <w:divBdr>
        <w:top w:val="none" w:sz="0" w:space="0" w:color="auto"/>
        <w:left w:val="none" w:sz="0" w:space="0" w:color="auto"/>
        <w:bottom w:val="none" w:sz="0" w:space="0" w:color="auto"/>
        <w:right w:val="none" w:sz="0" w:space="0" w:color="auto"/>
      </w:divBdr>
    </w:div>
    <w:div w:id="448471040">
      <w:bodyDiv w:val="1"/>
      <w:marLeft w:val="0"/>
      <w:marRight w:val="0"/>
      <w:marTop w:val="0"/>
      <w:marBottom w:val="0"/>
      <w:divBdr>
        <w:top w:val="none" w:sz="0" w:space="0" w:color="auto"/>
        <w:left w:val="none" w:sz="0" w:space="0" w:color="auto"/>
        <w:bottom w:val="none" w:sz="0" w:space="0" w:color="auto"/>
        <w:right w:val="none" w:sz="0" w:space="0" w:color="auto"/>
      </w:divBdr>
    </w:div>
    <w:div w:id="451292321">
      <w:bodyDiv w:val="1"/>
      <w:marLeft w:val="0"/>
      <w:marRight w:val="0"/>
      <w:marTop w:val="0"/>
      <w:marBottom w:val="0"/>
      <w:divBdr>
        <w:top w:val="none" w:sz="0" w:space="0" w:color="auto"/>
        <w:left w:val="none" w:sz="0" w:space="0" w:color="auto"/>
        <w:bottom w:val="none" w:sz="0" w:space="0" w:color="auto"/>
        <w:right w:val="none" w:sz="0" w:space="0" w:color="auto"/>
      </w:divBdr>
    </w:div>
    <w:div w:id="497229583">
      <w:bodyDiv w:val="1"/>
      <w:marLeft w:val="0"/>
      <w:marRight w:val="0"/>
      <w:marTop w:val="0"/>
      <w:marBottom w:val="0"/>
      <w:divBdr>
        <w:top w:val="none" w:sz="0" w:space="0" w:color="auto"/>
        <w:left w:val="none" w:sz="0" w:space="0" w:color="auto"/>
        <w:bottom w:val="none" w:sz="0" w:space="0" w:color="auto"/>
        <w:right w:val="none" w:sz="0" w:space="0" w:color="auto"/>
      </w:divBdr>
    </w:div>
    <w:div w:id="515770809">
      <w:bodyDiv w:val="1"/>
      <w:marLeft w:val="0"/>
      <w:marRight w:val="0"/>
      <w:marTop w:val="0"/>
      <w:marBottom w:val="0"/>
      <w:divBdr>
        <w:top w:val="none" w:sz="0" w:space="0" w:color="auto"/>
        <w:left w:val="none" w:sz="0" w:space="0" w:color="auto"/>
        <w:bottom w:val="none" w:sz="0" w:space="0" w:color="auto"/>
        <w:right w:val="none" w:sz="0" w:space="0" w:color="auto"/>
      </w:divBdr>
    </w:div>
    <w:div w:id="516233885">
      <w:bodyDiv w:val="1"/>
      <w:marLeft w:val="0"/>
      <w:marRight w:val="0"/>
      <w:marTop w:val="0"/>
      <w:marBottom w:val="0"/>
      <w:divBdr>
        <w:top w:val="none" w:sz="0" w:space="0" w:color="auto"/>
        <w:left w:val="none" w:sz="0" w:space="0" w:color="auto"/>
        <w:bottom w:val="none" w:sz="0" w:space="0" w:color="auto"/>
        <w:right w:val="none" w:sz="0" w:space="0" w:color="auto"/>
      </w:divBdr>
    </w:div>
    <w:div w:id="524564996">
      <w:bodyDiv w:val="1"/>
      <w:marLeft w:val="0"/>
      <w:marRight w:val="0"/>
      <w:marTop w:val="0"/>
      <w:marBottom w:val="0"/>
      <w:divBdr>
        <w:top w:val="none" w:sz="0" w:space="0" w:color="auto"/>
        <w:left w:val="none" w:sz="0" w:space="0" w:color="auto"/>
        <w:bottom w:val="none" w:sz="0" w:space="0" w:color="auto"/>
        <w:right w:val="none" w:sz="0" w:space="0" w:color="auto"/>
      </w:divBdr>
    </w:div>
    <w:div w:id="528221044">
      <w:bodyDiv w:val="1"/>
      <w:marLeft w:val="0"/>
      <w:marRight w:val="0"/>
      <w:marTop w:val="0"/>
      <w:marBottom w:val="0"/>
      <w:divBdr>
        <w:top w:val="none" w:sz="0" w:space="0" w:color="auto"/>
        <w:left w:val="none" w:sz="0" w:space="0" w:color="auto"/>
        <w:bottom w:val="none" w:sz="0" w:space="0" w:color="auto"/>
        <w:right w:val="none" w:sz="0" w:space="0" w:color="auto"/>
      </w:divBdr>
    </w:div>
    <w:div w:id="533662682">
      <w:bodyDiv w:val="1"/>
      <w:marLeft w:val="0"/>
      <w:marRight w:val="0"/>
      <w:marTop w:val="0"/>
      <w:marBottom w:val="0"/>
      <w:divBdr>
        <w:top w:val="none" w:sz="0" w:space="0" w:color="auto"/>
        <w:left w:val="none" w:sz="0" w:space="0" w:color="auto"/>
        <w:bottom w:val="none" w:sz="0" w:space="0" w:color="auto"/>
        <w:right w:val="none" w:sz="0" w:space="0" w:color="auto"/>
      </w:divBdr>
    </w:div>
    <w:div w:id="533807887">
      <w:bodyDiv w:val="1"/>
      <w:marLeft w:val="0"/>
      <w:marRight w:val="0"/>
      <w:marTop w:val="0"/>
      <w:marBottom w:val="0"/>
      <w:divBdr>
        <w:top w:val="none" w:sz="0" w:space="0" w:color="auto"/>
        <w:left w:val="none" w:sz="0" w:space="0" w:color="auto"/>
        <w:bottom w:val="none" w:sz="0" w:space="0" w:color="auto"/>
        <w:right w:val="none" w:sz="0" w:space="0" w:color="auto"/>
      </w:divBdr>
    </w:div>
    <w:div w:id="537939872">
      <w:bodyDiv w:val="1"/>
      <w:marLeft w:val="0"/>
      <w:marRight w:val="0"/>
      <w:marTop w:val="0"/>
      <w:marBottom w:val="0"/>
      <w:divBdr>
        <w:top w:val="none" w:sz="0" w:space="0" w:color="auto"/>
        <w:left w:val="none" w:sz="0" w:space="0" w:color="auto"/>
        <w:bottom w:val="none" w:sz="0" w:space="0" w:color="auto"/>
        <w:right w:val="none" w:sz="0" w:space="0" w:color="auto"/>
      </w:divBdr>
    </w:div>
    <w:div w:id="541212062">
      <w:bodyDiv w:val="1"/>
      <w:marLeft w:val="0"/>
      <w:marRight w:val="0"/>
      <w:marTop w:val="0"/>
      <w:marBottom w:val="0"/>
      <w:divBdr>
        <w:top w:val="none" w:sz="0" w:space="0" w:color="auto"/>
        <w:left w:val="none" w:sz="0" w:space="0" w:color="auto"/>
        <w:bottom w:val="none" w:sz="0" w:space="0" w:color="auto"/>
        <w:right w:val="none" w:sz="0" w:space="0" w:color="auto"/>
      </w:divBdr>
    </w:div>
    <w:div w:id="556088903">
      <w:bodyDiv w:val="1"/>
      <w:marLeft w:val="0"/>
      <w:marRight w:val="0"/>
      <w:marTop w:val="0"/>
      <w:marBottom w:val="0"/>
      <w:divBdr>
        <w:top w:val="none" w:sz="0" w:space="0" w:color="auto"/>
        <w:left w:val="none" w:sz="0" w:space="0" w:color="auto"/>
        <w:bottom w:val="none" w:sz="0" w:space="0" w:color="auto"/>
        <w:right w:val="none" w:sz="0" w:space="0" w:color="auto"/>
      </w:divBdr>
    </w:div>
    <w:div w:id="590623085">
      <w:bodyDiv w:val="1"/>
      <w:marLeft w:val="0"/>
      <w:marRight w:val="0"/>
      <w:marTop w:val="0"/>
      <w:marBottom w:val="0"/>
      <w:divBdr>
        <w:top w:val="none" w:sz="0" w:space="0" w:color="auto"/>
        <w:left w:val="none" w:sz="0" w:space="0" w:color="auto"/>
        <w:bottom w:val="none" w:sz="0" w:space="0" w:color="auto"/>
        <w:right w:val="none" w:sz="0" w:space="0" w:color="auto"/>
      </w:divBdr>
    </w:div>
    <w:div w:id="600724610">
      <w:bodyDiv w:val="1"/>
      <w:marLeft w:val="0"/>
      <w:marRight w:val="0"/>
      <w:marTop w:val="0"/>
      <w:marBottom w:val="0"/>
      <w:divBdr>
        <w:top w:val="none" w:sz="0" w:space="0" w:color="auto"/>
        <w:left w:val="none" w:sz="0" w:space="0" w:color="auto"/>
        <w:bottom w:val="none" w:sz="0" w:space="0" w:color="auto"/>
        <w:right w:val="none" w:sz="0" w:space="0" w:color="auto"/>
      </w:divBdr>
    </w:div>
    <w:div w:id="614748132">
      <w:bodyDiv w:val="1"/>
      <w:marLeft w:val="0"/>
      <w:marRight w:val="0"/>
      <w:marTop w:val="0"/>
      <w:marBottom w:val="0"/>
      <w:divBdr>
        <w:top w:val="none" w:sz="0" w:space="0" w:color="auto"/>
        <w:left w:val="none" w:sz="0" w:space="0" w:color="auto"/>
        <w:bottom w:val="none" w:sz="0" w:space="0" w:color="auto"/>
        <w:right w:val="none" w:sz="0" w:space="0" w:color="auto"/>
      </w:divBdr>
    </w:div>
    <w:div w:id="646132340">
      <w:bodyDiv w:val="1"/>
      <w:marLeft w:val="0"/>
      <w:marRight w:val="0"/>
      <w:marTop w:val="0"/>
      <w:marBottom w:val="0"/>
      <w:divBdr>
        <w:top w:val="none" w:sz="0" w:space="0" w:color="auto"/>
        <w:left w:val="none" w:sz="0" w:space="0" w:color="auto"/>
        <w:bottom w:val="none" w:sz="0" w:space="0" w:color="auto"/>
        <w:right w:val="none" w:sz="0" w:space="0" w:color="auto"/>
      </w:divBdr>
    </w:div>
    <w:div w:id="673340195">
      <w:bodyDiv w:val="1"/>
      <w:marLeft w:val="0"/>
      <w:marRight w:val="0"/>
      <w:marTop w:val="0"/>
      <w:marBottom w:val="0"/>
      <w:divBdr>
        <w:top w:val="none" w:sz="0" w:space="0" w:color="auto"/>
        <w:left w:val="none" w:sz="0" w:space="0" w:color="auto"/>
        <w:bottom w:val="none" w:sz="0" w:space="0" w:color="auto"/>
        <w:right w:val="none" w:sz="0" w:space="0" w:color="auto"/>
      </w:divBdr>
    </w:div>
    <w:div w:id="695690399">
      <w:bodyDiv w:val="1"/>
      <w:marLeft w:val="0"/>
      <w:marRight w:val="0"/>
      <w:marTop w:val="0"/>
      <w:marBottom w:val="0"/>
      <w:divBdr>
        <w:top w:val="none" w:sz="0" w:space="0" w:color="auto"/>
        <w:left w:val="none" w:sz="0" w:space="0" w:color="auto"/>
        <w:bottom w:val="none" w:sz="0" w:space="0" w:color="auto"/>
        <w:right w:val="none" w:sz="0" w:space="0" w:color="auto"/>
      </w:divBdr>
    </w:div>
    <w:div w:id="715617892">
      <w:bodyDiv w:val="1"/>
      <w:marLeft w:val="0"/>
      <w:marRight w:val="0"/>
      <w:marTop w:val="0"/>
      <w:marBottom w:val="0"/>
      <w:divBdr>
        <w:top w:val="none" w:sz="0" w:space="0" w:color="auto"/>
        <w:left w:val="none" w:sz="0" w:space="0" w:color="auto"/>
        <w:bottom w:val="none" w:sz="0" w:space="0" w:color="auto"/>
        <w:right w:val="none" w:sz="0" w:space="0" w:color="auto"/>
      </w:divBdr>
    </w:div>
    <w:div w:id="718935611">
      <w:bodyDiv w:val="1"/>
      <w:marLeft w:val="0"/>
      <w:marRight w:val="0"/>
      <w:marTop w:val="0"/>
      <w:marBottom w:val="0"/>
      <w:divBdr>
        <w:top w:val="none" w:sz="0" w:space="0" w:color="auto"/>
        <w:left w:val="none" w:sz="0" w:space="0" w:color="auto"/>
        <w:bottom w:val="none" w:sz="0" w:space="0" w:color="auto"/>
        <w:right w:val="none" w:sz="0" w:space="0" w:color="auto"/>
      </w:divBdr>
    </w:div>
    <w:div w:id="731657104">
      <w:bodyDiv w:val="1"/>
      <w:marLeft w:val="0"/>
      <w:marRight w:val="0"/>
      <w:marTop w:val="0"/>
      <w:marBottom w:val="0"/>
      <w:divBdr>
        <w:top w:val="none" w:sz="0" w:space="0" w:color="auto"/>
        <w:left w:val="none" w:sz="0" w:space="0" w:color="auto"/>
        <w:bottom w:val="none" w:sz="0" w:space="0" w:color="auto"/>
        <w:right w:val="none" w:sz="0" w:space="0" w:color="auto"/>
      </w:divBdr>
    </w:div>
    <w:div w:id="823736625">
      <w:bodyDiv w:val="1"/>
      <w:marLeft w:val="0"/>
      <w:marRight w:val="0"/>
      <w:marTop w:val="0"/>
      <w:marBottom w:val="0"/>
      <w:divBdr>
        <w:top w:val="none" w:sz="0" w:space="0" w:color="auto"/>
        <w:left w:val="none" w:sz="0" w:space="0" w:color="auto"/>
        <w:bottom w:val="none" w:sz="0" w:space="0" w:color="auto"/>
        <w:right w:val="none" w:sz="0" w:space="0" w:color="auto"/>
      </w:divBdr>
    </w:div>
    <w:div w:id="824322237">
      <w:bodyDiv w:val="1"/>
      <w:marLeft w:val="0"/>
      <w:marRight w:val="0"/>
      <w:marTop w:val="0"/>
      <w:marBottom w:val="0"/>
      <w:divBdr>
        <w:top w:val="none" w:sz="0" w:space="0" w:color="auto"/>
        <w:left w:val="none" w:sz="0" w:space="0" w:color="auto"/>
        <w:bottom w:val="none" w:sz="0" w:space="0" w:color="auto"/>
        <w:right w:val="none" w:sz="0" w:space="0" w:color="auto"/>
      </w:divBdr>
    </w:div>
    <w:div w:id="833183697">
      <w:bodyDiv w:val="1"/>
      <w:marLeft w:val="0"/>
      <w:marRight w:val="0"/>
      <w:marTop w:val="0"/>
      <w:marBottom w:val="0"/>
      <w:divBdr>
        <w:top w:val="none" w:sz="0" w:space="0" w:color="auto"/>
        <w:left w:val="none" w:sz="0" w:space="0" w:color="auto"/>
        <w:bottom w:val="none" w:sz="0" w:space="0" w:color="auto"/>
        <w:right w:val="none" w:sz="0" w:space="0" w:color="auto"/>
      </w:divBdr>
    </w:div>
    <w:div w:id="834076880">
      <w:bodyDiv w:val="1"/>
      <w:marLeft w:val="0"/>
      <w:marRight w:val="0"/>
      <w:marTop w:val="0"/>
      <w:marBottom w:val="0"/>
      <w:divBdr>
        <w:top w:val="none" w:sz="0" w:space="0" w:color="auto"/>
        <w:left w:val="none" w:sz="0" w:space="0" w:color="auto"/>
        <w:bottom w:val="none" w:sz="0" w:space="0" w:color="auto"/>
        <w:right w:val="none" w:sz="0" w:space="0" w:color="auto"/>
      </w:divBdr>
    </w:div>
    <w:div w:id="847794449">
      <w:bodyDiv w:val="1"/>
      <w:marLeft w:val="0"/>
      <w:marRight w:val="0"/>
      <w:marTop w:val="0"/>
      <w:marBottom w:val="0"/>
      <w:divBdr>
        <w:top w:val="none" w:sz="0" w:space="0" w:color="auto"/>
        <w:left w:val="none" w:sz="0" w:space="0" w:color="auto"/>
        <w:bottom w:val="none" w:sz="0" w:space="0" w:color="auto"/>
        <w:right w:val="none" w:sz="0" w:space="0" w:color="auto"/>
      </w:divBdr>
    </w:div>
    <w:div w:id="849641212">
      <w:bodyDiv w:val="1"/>
      <w:marLeft w:val="0"/>
      <w:marRight w:val="0"/>
      <w:marTop w:val="0"/>
      <w:marBottom w:val="0"/>
      <w:divBdr>
        <w:top w:val="none" w:sz="0" w:space="0" w:color="auto"/>
        <w:left w:val="none" w:sz="0" w:space="0" w:color="auto"/>
        <w:bottom w:val="none" w:sz="0" w:space="0" w:color="auto"/>
        <w:right w:val="none" w:sz="0" w:space="0" w:color="auto"/>
      </w:divBdr>
    </w:div>
    <w:div w:id="879167708">
      <w:bodyDiv w:val="1"/>
      <w:marLeft w:val="0"/>
      <w:marRight w:val="0"/>
      <w:marTop w:val="0"/>
      <w:marBottom w:val="0"/>
      <w:divBdr>
        <w:top w:val="none" w:sz="0" w:space="0" w:color="auto"/>
        <w:left w:val="none" w:sz="0" w:space="0" w:color="auto"/>
        <w:bottom w:val="none" w:sz="0" w:space="0" w:color="auto"/>
        <w:right w:val="none" w:sz="0" w:space="0" w:color="auto"/>
      </w:divBdr>
    </w:div>
    <w:div w:id="883253993">
      <w:bodyDiv w:val="1"/>
      <w:marLeft w:val="0"/>
      <w:marRight w:val="0"/>
      <w:marTop w:val="0"/>
      <w:marBottom w:val="0"/>
      <w:divBdr>
        <w:top w:val="none" w:sz="0" w:space="0" w:color="auto"/>
        <w:left w:val="none" w:sz="0" w:space="0" w:color="auto"/>
        <w:bottom w:val="none" w:sz="0" w:space="0" w:color="auto"/>
        <w:right w:val="none" w:sz="0" w:space="0" w:color="auto"/>
      </w:divBdr>
    </w:div>
    <w:div w:id="887766402">
      <w:bodyDiv w:val="1"/>
      <w:marLeft w:val="0"/>
      <w:marRight w:val="0"/>
      <w:marTop w:val="0"/>
      <w:marBottom w:val="0"/>
      <w:divBdr>
        <w:top w:val="none" w:sz="0" w:space="0" w:color="auto"/>
        <w:left w:val="none" w:sz="0" w:space="0" w:color="auto"/>
        <w:bottom w:val="none" w:sz="0" w:space="0" w:color="auto"/>
        <w:right w:val="none" w:sz="0" w:space="0" w:color="auto"/>
      </w:divBdr>
    </w:div>
    <w:div w:id="908153137">
      <w:bodyDiv w:val="1"/>
      <w:marLeft w:val="0"/>
      <w:marRight w:val="0"/>
      <w:marTop w:val="0"/>
      <w:marBottom w:val="0"/>
      <w:divBdr>
        <w:top w:val="none" w:sz="0" w:space="0" w:color="auto"/>
        <w:left w:val="none" w:sz="0" w:space="0" w:color="auto"/>
        <w:bottom w:val="none" w:sz="0" w:space="0" w:color="auto"/>
        <w:right w:val="none" w:sz="0" w:space="0" w:color="auto"/>
      </w:divBdr>
    </w:div>
    <w:div w:id="912086006">
      <w:bodyDiv w:val="1"/>
      <w:marLeft w:val="0"/>
      <w:marRight w:val="0"/>
      <w:marTop w:val="0"/>
      <w:marBottom w:val="0"/>
      <w:divBdr>
        <w:top w:val="none" w:sz="0" w:space="0" w:color="auto"/>
        <w:left w:val="none" w:sz="0" w:space="0" w:color="auto"/>
        <w:bottom w:val="none" w:sz="0" w:space="0" w:color="auto"/>
        <w:right w:val="none" w:sz="0" w:space="0" w:color="auto"/>
      </w:divBdr>
    </w:div>
    <w:div w:id="945507317">
      <w:bodyDiv w:val="1"/>
      <w:marLeft w:val="0"/>
      <w:marRight w:val="0"/>
      <w:marTop w:val="0"/>
      <w:marBottom w:val="0"/>
      <w:divBdr>
        <w:top w:val="none" w:sz="0" w:space="0" w:color="auto"/>
        <w:left w:val="none" w:sz="0" w:space="0" w:color="auto"/>
        <w:bottom w:val="none" w:sz="0" w:space="0" w:color="auto"/>
        <w:right w:val="none" w:sz="0" w:space="0" w:color="auto"/>
      </w:divBdr>
    </w:div>
    <w:div w:id="954680593">
      <w:bodyDiv w:val="1"/>
      <w:marLeft w:val="0"/>
      <w:marRight w:val="0"/>
      <w:marTop w:val="0"/>
      <w:marBottom w:val="0"/>
      <w:divBdr>
        <w:top w:val="none" w:sz="0" w:space="0" w:color="auto"/>
        <w:left w:val="none" w:sz="0" w:space="0" w:color="auto"/>
        <w:bottom w:val="none" w:sz="0" w:space="0" w:color="auto"/>
        <w:right w:val="none" w:sz="0" w:space="0" w:color="auto"/>
      </w:divBdr>
    </w:div>
    <w:div w:id="977149648">
      <w:bodyDiv w:val="1"/>
      <w:marLeft w:val="0"/>
      <w:marRight w:val="0"/>
      <w:marTop w:val="0"/>
      <w:marBottom w:val="0"/>
      <w:divBdr>
        <w:top w:val="none" w:sz="0" w:space="0" w:color="auto"/>
        <w:left w:val="none" w:sz="0" w:space="0" w:color="auto"/>
        <w:bottom w:val="none" w:sz="0" w:space="0" w:color="auto"/>
        <w:right w:val="none" w:sz="0" w:space="0" w:color="auto"/>
      </w:divBdr>
    </w:div>
    <w:div w:id="979000635">
      <w:bodyDiv w:val="1"/>
      <w:marLeft w:val="0"/>
      <w:marRight w:val="0"/>
      <w:marTop w:val="0"/>
      <w:marBottom w:val="0"/>
      <w:divBdr>
        <w:top w:val="none" w:sz="0" w:space="0" w:color="auto"/>
        <w:left w:val="none" w:sz="0" w:space="0" w:color="auto"/>
        <w:bottom w:val="none" w:sz="0" w:space="0" w:color="auto"/>
        <w:right w:val="none" w:sz="0" w:space="0" w:color="auto"/>
      </w:divBdr>
    </w:div>
    <w:div w:id="990789908">
      <w:bodyDiv w:val="1"/>
      <w:marLeft w:val="0"/>
      <w:marRight w:val="0"/>
      <w:marTop w:val="0"/>
      <w:marBottom w:val="0"/>
      <w:divBdr>
        <w:top w:val="none" w:sz="0" w:space="0" w:color="auto"/>
        <w:left w:val="none" w:sz="0" w:space="0" w:color="auto"/>
        <w:bottom w:val="none" w:sz="0" w:space="0" w:color="auto"/>
        <w:right w:val="none" w:sz="0" w:space="0" w:color="auto"/>
      </w:divBdr>
    </w:div>
    <w:div w:id="1002658180">
      <w:bodyDiv w:val="1"/>
      <w:marLeft w:val="0"/>
      <w:marRight w:val="0"/>
      <w:marTop w:val="0"/>
      <w:marBottom w:val="0"/>
      <w:divBdr>
        <w:top w:val="none" w:sz="0" w:space="0" w:color="auto"/>
        <w:left w:val="none" w:sz="0" w:space="0" w:color="auto"/>
        <w:bottom w:val="none" w:sz="0" w:space="0" w:color="auto"/>
        <w:right w:val="none" w:sz="0" w:space="0" w:color="auto"/>
      </w:divBdr>
    </w:div>
    <w:div w:id="1008871062">
      <w:bodyDiv w:val="1"/>
      <w:marLeft w:val="0"/>
      <w:marRight w:val="0"/>
      <w:marTop w:val="0"/>
      <w:marBottom w:val="0"/>
      <w:divBdr>
        <w:top w:val="none" w:sz="0" w:space="0" w:color="auto"/>
        <w:left w:val="none" w:sz="0" w:space="0" w:color="auto"/>
        <w:bottom w:val="none" w:sz="0" w:space="0" w:color="auto"/>
        <w:right w:val="none" w:sz="0" w:space="0" w:color="auto"/>
      </w:divBdr>
    </w:div>
    <w:div w:id="1020087464">
      <w:bodyDiv w:val="1"/>
      <w:marLeft w:val="0"/>
      <w:marRight w:val="0"/>
      <w:marTop w:val="0"/>
      <w:marBottom w:val="0"/>
      <w:divBdr>
        <w:top w:val="none" w:sz="0" w:space="0" w:color="auto"/>
        <w:left w:val="none" w:sz="0" w:space="0" w:color="auto"/>
        <w:bottom w:val="none" w:sz="0" w:space="0" w:color="auto"/>
        <w:right w:val="none" w:sz="0" w:space="0" w:color="auto"/>
      </w:divBdr>
    </w:div>
    <w:div w:id="1036586014">
      <w:bodyDiv w:val="1"/>
      <w:marLeft w:val="0"/>
      <w:marRight w:val="0"/>
      <w:marTop w:val="0"/>
      <w:marBottom w:val="0"/>
      <w:divBdr>
        <w:top w:val="none" w:sz="0" w:space="0" w:color="auto"/>
        <w:left w:val="none" w:sz="0" w:space="0" w:color="auto"/>
        <w:bottom w:val="none" w:sz="0" w:space="0" w:color="auto"/>
        <w:right w:val="none" w:sz="0" w:space="0" w:color="auto"/>
      </w:divBdr>
    </w:div>
    <w:div w:id="1044863660">
      <w:bodyDiv w:val="1"/>
      <w:marLeft w:val="0"/>
      <w:marRight w:val="0"/>
      <w:marTop w:val="0"/>
      <w:marBottom w:val="0"/>
      <w:divBdr>
        <w:top w:val="none" w:sz="0" w:space="0" w:color="auto"/>
        <w:left w:val="none" w:sz="0" w:space="0" w:color="auto"/>
        <w:bottom w:val="none" w:sz="0" w:space="0" w:color="auto"/>
        <w:right w:val="none" w:sz="0" w:space="0" w:color="auto"/>
      </w:divBdr>
    </w:div>
    <w:div w:id="1053433716">
      <w:bodyDiv w:val="1"/>
      <w:marLeft w:val="0"/>
      <w:marRight w:val="0"/>
      <w:marTop w:val="0"/>
      <w:marBottom w:val="0"/>
      <w:divBdr>
        <w:top w:val="none" w:sz="0" w:space="0" w:color="auto"/>
        <w:left w:val="none" w:sz="0" w:space="0" w:color="auto"/>
        <w:bottom w:val="none" w:sz="0" w:space="0" w:color="auto"/>
        <w:right w:val="none" w:sz="0" w:space="0" w:color="auto"/>
      </w:divBdr>
    </w:div>
    <w:div w:id="1082991853">
      <w:bodyDiv w:val="1"/>
      <w:marLeft w:val="0"/>
      <w:marRight w:val="0"/>
      <w:marTop w:val="0"/>
      <w:marBottom w:val="0"/>
      <w:divBdr>
        <w:top w:val="none" w:sz="0" w:space="0" w:color="auto"/>
        <w:left w:val="none" w:sz="0" w:space="0" w:color="auto"/>
        <w:bottom w:val="none" w:sz="0" w:space="0" w:color="auto"/>
        <w:right w:val="none" w:sz="0" w:space="0" w:color="auto"/>
      </w:divBdr>
    </w:div>
    <w:div w:id="1086725397">
      <w:bodyDiv w:val="1"/>
      <w:marLeft w:val="0"/>
      <w:marRight w:val="0"/>
      <w:marTop w:val="0"/>
      <w:marBottom w:val="0"/>
      <w:divBdr>
        <w:top w:val="none" w:sz="0" w:space="0" w:color="auto"/>
        <w:left w:val="none" w:sz="0" w:space="0" w:color="auto"/>
        <w:bottom w:val="none" w:sz="0" w:space="0" w:color="auto"/>
        <w:right w:val="none" w:sz="0" w:space="0" w:color="auto"/>
      </w:divBdr>
    </w:div>
    <w:div w:id="1108428384">
      <w:bodyDiv w:val="1"/>
      <w:marLeft w:val="0"/>
      <w:marRight w:val="0"/>
      <w:marTop w:val="0"/>
      <w:marBottom w:val="0"/>
      <w:divBdr>
        <w:top w:val="none" w:sz="0" w:space="0" w:color="auto"/>
        <w:left w:val="none" w:sz="0" w:space="0" w:color="auto"/>
        <w:bottom w:val="none" w:sz="0" w:space="0" w:color="auto"/>
        <w:right w:val="none" w:sz="0" w:space="0" w:color="auto"/>
      </w:divBdr>
    </w:div>
    <w:div w:id="1126851973">
      <w:bodyDiv w:val="1"/>
      <w:marLeft w:val="0"/>
      <w:marRight w:val="0"/>
      <w:marTop w:val="0"/>
      <w:marBottom w:val="0"/>
      <w:divBdr>
        <w:top w:val="none" w:sz="0" w:space="0" w:color="auto"/>
        <w:left w:val="none" w:sz="0" w:space="0" w:color="auto"/>
        <w:bottom w:val="none" w:sz="0" w:space="0" w:color="auto"/>
        <w:right w:val="none" w:sz="0" w:space="0" w:color="auto"/>
      </w:divBdr>
    </w:div>
    <w:div w:id="1133712228">
      <w:bodyDiv w:val="1"/>
      <w:marLeft w:val="0"/>
      <w:marRight w:val="0"/>
      <w:marTop w:val="0"/>
      <w:marBottom w:val="0"/>
      <w:divBdr>
        <w:top w:val="none" w:sz="0" w:space="0" w:color="auto"/>
        <w:left w:val="none" w:sz="0" w:space="0" w:color="auto"/>
        <w:bottom w:val="none" w:sz="0" w:space="0" w:color="auto"/>
        <w:right w:val="none" w:sz="0" w:space="0" w:color="auto"/>
      </w:divBdr>
    </w:div>
    <w:div w:id="1145202932">
      <w:bodyDiv w:val="1"/>
      <w:marLeft w:val="0"/>
      <w:marRight w:val="0"/>
      <w:marTop w:val="0"/>
      <w:marBottom w:val="0"/>
      <w:divBdr>
        <w:top w:val="none" w:sz="0" w:space="0" w:color="auto"/>
        <w:left w:val="none" w:sz="0" w:space="0" w:color="auto"/>
        <w:bottom w:val="none" w:sz="0" w:space="0" w:color="auto"/>
        <w:right w:val="none" w:sz="0" w:space="0" w:color="auto"/>
      </w:divBdr>
    </w:div>
    <w:div w:id="1159538663">
      <w:bodyDiv w:val="1"/>
      <w:marLeft w:val="0"/>
      <w:marRight w:val="0"/>
      <w:marTop w:val="0"/>
      <w:marBottom w:val="0"/>
      <w:divBdr>
        <w:top w:val="none" w:sz="0" w:space="0" w:color="auto"/>
        <w:left w:val="none" w:sz="0" w:space="0" w:color="auto"/>
        <w:bottom w:val="none" w:sz="0" w:space="0" w:color="auto"/>
        <w:right w:val="none" w:sz="0" w:space="0" w:color="auto"/>
      </w:divBdr>
    </w:div>
    <w:div w:id="1161701536">
      <w:bodyDiv w:val="1"/>
      <w:marLeft w:val="0"/>
      <w:marRight w:val="0"/>
      <w:marTop w:val="0"/>
      <w:marBottom w:val="0"/>
      <w:divBdr>
        <w:top w:val="none" w:sz="0" w:space="0" w:color="auto"/>
        <w:left w:val="none" w:sz="0" w:space="0" w:color="auto"/>
        <w:bottom w:val="none" w:sz="0" w:space="0" w:color="auto"/>
        <w:right w:val="none" w:sz="0" w:space="0" w:color="auto"/>
      </w:divBdr>
    </w:div>
    <w:div w:id="1170367892">
      <w:bodyDiv w:val="1"/>
      <w:marLeft w:val="0"/>
      <w:marRight w:val="0"/>
      <w:marTop w:val="0"/>
      <w:marBottom w:val="0"/>
      <w:divBdr>
        <w:top w:val="none" w:sz="0" w:space="0" w:color="auto"/>
        <w:left w:val="none" w:sz="0" w:space="0" w:color="auto"/>
        <w:bottom w:val="none" w:sz="0" w:space="0" w:color="auto"/>
        <w:right w:val="none" w:sz="0" w:space="0" w:color="auto"/>
      </w:divBdr>
    </w:div>
    <w:div w:id="1187601355">
      <w:bodyDiv w:val="1"/>
      <w:marLeft w:val="0"/>
      <w:marRight w:val="0"/>
      <w:marTop w:val="0"/>
      <w:marBottom w:val="0"/>
      <w:divBdr>
        <w:top w:val="none" w:sz="0" w:space="0" w:color="auto"/>
        <w:left w:val="none" w:sz="0" w:space="0" w:color="auto"/>
        <w:bottom w:val="none" w:sz="0" w:space="0" w:color="auto"/>
        <w:right w:val="none" w:sz="0" w:space="0" w:color="auto"/>
      </w:divBdr>
    </w:div>
    <w:div w:id="1197767907">
      <w:bodyDiv w:val="1"/>
      <w:marLeft w:val="0"/>
      <w:marRight w:val="0"/>
      <w:marTop w:val="0"/>
      <w:marBottom w:val="0"/>
      <w:divBdr>
        <w:top w:val="none" w:sz="0" w:space="0" w:color="auto"/>
        <w:left w:val="none" w:sz="0" w:space="0" w:color="auto"/>
        <w:bottom w:val="none" w:sz="0" w:space="0" w:color="auto"/>
        <w:right w:val="none" w:sz="0" w:space="0" w:color="auto"/>
      </w:divBdr>
    </w:div>
    <w:div w:id="1201745834">
      <w:bodyDiv w:val="1"/>
      <w:marLeft w:val="0"/>
      <w:marRight w:val="0"/>
      <w:marTop w:val="0"/>
      <w:marBottom w:val="0"/>
      <w:divBdr>
        <w:top w:val="none" w:sz="0" w:space="0" w:color="auto"/>
        <w:left w:val="none" w:sz="0" w:space="0" w:color="auto"/>
        <w:bottom w:val="none" w:sz="0" w:space="0" w:color="auto"/>
        <w:right w:val="none" w:sz="0" w:space="0" w:color="auto"/>
      </w:divBdr>
    </w:div>
    <w:div w:id="1222213199">
      <w:bodyDiv w:val="1"/>
      <w:marLeft w:val="0"/>
      <w:marRight w:val="0"/>
      <w:marTop w:val="0"/>
      <w:marBottom w:val="0"/>
      <w:divBdr>
        <w:top w:val="none" w:sz="0" w:space="0" w:color="auto"/>
        <w:left w:val="none" w:sz="0" w:space="0" w:color="auto"/>
        <w:bottom w:val="none" w:sz="0" w:space="0" w:color="auto"/>
        <w:right w:val="none" w:sz="0" w:space="0" w:color="auto"/>
      </w:divBdr>
    </w:div>
    <w:div w:id="1224829270">
      <w:bodyDiv w:val="1"/>
      <w:marLeft w:val="0"/>
      <w:marRight w:val="0"/>
      <w:marTop w:val="0"/>
      <w:marBottom w:val="0"/>
      <w:divBdr>
        <w:top w:val="none" w:sz="0" w:space="0" w:color="auto"/>
        <w:left w:val="none" w:sz="0" w:space="0" w:color="auto"/>
        <w:bottom w:val="none" w:sz="0" w:space="0" w:color="auto"/>
        <w:right w:val="none" w:sz="0" w:space="0" w:color="auto"/>
      </w:divBdr>
    </w:div>
    <w:div w:id="1237977154">
      <w:bodyDiv w:val="1"/>
      <w:marLeft w:val="0"/>
      <w:marRight w:val="0"/>
      <w:marTop w:val="0"/>
      <w:marBottom w:val="0"/>
      <w:divBdr>
        <w:top w:val="none" w:sz="0" w:space="0" w:color="auto"/>
        <w:left w:val="none" w:sz="0" w:space="0" w:color="auto"/>
        <w:bottom w:val="none" w:sz="0" w:space="0" w:color="auto"/>
        <w:right w:val="none" w:sz="0" w:space="0" w:color="auto"/>
      </w:divBdr>
    </w:div>
    <w:div w:id="1277639895">
      <w:bodyDiv w:val="1"/>
      <w:marLeft w:val="0"/>
      <w:marRight w:val="0"/>
      <w:marTop w:val="0"/>
      <w:marBottom w:val="0"/>
      <w:divBdr>
        <w:top w:val="none" w:sz="0" w:space="0" w:color="auto"/>
        <w:left w:val="none" w:sz="0" w:space="0" w:color="auto"/>
        <w:bottom w:val="none" w:sz="0" w:space="0" w:color="auto"/>
        <w:right w:val="none" w:sz="0" w:space="0" w:color="auto"/>
      </w:divBdr>
    </w:div>
    <w:div w:id="1287396681">
      <w:bodyDiv w:val="1"/>
      <w:marLeft w:val="0"/>
      <w:marRight w:val="0"/>
      <w:marTop w:val="0"/>
      <w:marBottom w:val="0"/>
      <w:divBdr>
        <w:top w:val="none" w:sz="0" w:space="0" w:color="auto"/>
        <w:left w:val="none" w:sz="0" w:space="0" w:color="auto"/>
        <w:bottom w:val="none" w:sz="0" w:space="0" w:color="auto"/>
        <w:right w:val="none" w:sz="0" w:space="0" w:color="auto"/>
      </w:divBdr>
    </w:div>
    <w:div w:id="1295788386">
      <w:bodyDiv w:val="1"/>
      <w:marLeft w:val="0"/>
      <w:marRight w:val="0"/>
      <w:marTop w:val="0"/>
      <w:marBottom w:val="0"/>
      <w:divBdr>
        <w:top w:val="none" w:sz="0" w:space="0" w:color="auto"/>
        <w:left w:val="none" w:sz="0" w:space="0" w:color="auto"/>
        <w:bottom w:val="none" w:sz="0" w:space="0" w:color="auto"/>
        <w:right w:val="none" w:sz="0" w:space="0" w:color="auto"/>
      </w:divBdr>
    </w:div>
    <w:div w:id="1296373269">
      <w:bodyDiv w:val="1"/>
      <w:marLeft w:val="0"/>
      <w:marRight w:val="0"/>
      <w:marTop w:val="0"/>
      <w:marBottom w:val="0"/>
      <w:divBdr>
        <w:top w:val="none" w:sz="0" w:space="0" w:color="auto"/>
        <w:left w:val="none" w:sz="0" w:space="0" w:color="auto"/>
        <w:bottom w:val="none" w:sz="0" w:space="0" w:color="auto"/>
        <w:right w:val="none" w:sz="0" w:space="0" w:color="auto"/>
      </w:divBdr>
    </w:div>
    <w:div w:id="1311401412">
      <w:bodyDiv w:val="1"/>
      <w:marLeft w:val="0"/>
      <w:marRight w:val="0"/>
      <w:marTop w:val="0"/>
      <w:marBottom w:val="0"/>
      <w:divBdr>
        <w:top w:val="none" w:sz="0" w:space="0" w:color="auto"/>
        <w:left w:val="none" w:sz="0" w:space="0" w:color="auto"/>
        <w:bottom w:val="none" w:sz="0" w:space="0" w:color="auto"/>
        <w:right w:val="none" w:sz="0" w:space="0" w:color="auto"/>
      </w:divBdr>
    </w:div>
    <w:div w:id="1331173835">
      <w:bodyDiv w:val="1"/>
      <w:marLeft w:val="0"/>
      <w:marRight w:val="0"/>
      <w:marTop w:val="0"/>
      <w:marBottom w:val="0"/>
      <w:divBdr>
        <w:top w:val="none" w:sz="0" w:space="0" w:color="auto"/>
        <w:left w:val="none" w:sz="0" w:space="0" w:color="auto"/>
        <w:bottom w:val="none" w:sz="0" w:space="0" w:color="auto"/>
        <w:right w:val="none" w:sz="0" w:space="0" w:color="auto"/>
      </w:divBdr>
    </w:div>
    <w:div w:id="1332221156">
      <w:bodyDiv w:val="1"/>
      <w:marLeft w:val="0"/>
      <w:marRight w:val="0"/>
      <w:marTop w:val="0"/>
      <w:marBottom w:val="0"/>
      <w:divBdr>
        <w:top w:val="none" w:sz="0" w:space="0" w:color="auto"/>
        <w:left w:val="none" w:sz="0" w:space="0" w:color="auto"/>
        <w:bottom w:val="none" w:sz="0" w:space="0" w:color="auto"/>
        <w:right w:val="none" w:sz="0" w:space="0" w:color="auto"/>
      </w:divBdr>
    </w:div>
    <w:div w:id="1333141880">
      <w:bodyDiv w:val="1"/>
      <w:marLeft w:val="0"/>
      <w:marRight w:val="0"/>
      <w:marTop w:val="0"/>
      <w:marBottom w:val="0"/>
      <w:divBdr>
        <w:top w:val="none" w:sz="0" w:space="0" w:color="auto"/>
        <w:left w:val="none" w:sz="0" w:space="0" w:color="auto"/>
        <w:bottom w:val="none" w:sz="0" w:space="0" w:color="auto"/>
        <w:right w:val="none" w:sz="0" w:space="0" w:color="auto"/>
      </w:divBdr>
    </w:div>
    <w:div w:id="1353844678">
      <w:bodyDiv w:val="1"/>
      <w:marLeft w:val="0"/>
      <w:marRight w:val="0"/>
      <w:marTop w:val="0"/>
      <w:marBottom w:val="0"/>
      <w:divBdr>
        <w:top w:val="none" w:sz="0" w:space="0" w:color="auto"/>
        <w:left w:val="none" w:sz="0" w:space="0" w:color="auto"/>
        <w:bottom w:val="none" w:sz="0" w:space="0" w:color="auto"/>
        <w:right w:val="none" w:sz="0" w:space="0" w:color="auto"/>
      </w:divBdr>
    </w:div>
    <w:div w:id="1355570705">
      <w:bodyDiv w:val="1"/>
      <w:marLeft w:val="0"/>
      <w:marRight w:val="0"/>
      <w:marTop w:val="0"/>
      <w:marBottom w:val="0"/>
      <w:divBdr>
        <w:top w:val="none" w:sz="0" w:space="0" w:color="auto"/>
        <w:left w:val="none" w:sz="0" w:space="0" w:color="auto"/>
        <w:bottom w:val="none" w:sz="0" w:space="0" w:color="auto"/>
        <w:right w:val="none" w:sz="0" w:space="0" w:color="auto"/>
      </w:divBdr>
    </w:div>
    <w:div w:id="1357735065">
      <w:bodyDiv w:val="1"/>
      <w:marLeft w:val="0"/>
      <w:marRight w:val="0"/>
      <w:marTop w:val="0"/>
      <w:marBottom w:val="0"/>
      <w:divBdr>
        <w:top w:val="none" w:sz="0" w:space="0" w:color="auto"/>
        <w:left w:val="none" w:sz="0" w:space="0" w:color="auto"/>
        <w:bottom w:val="none" w:sz="0" w:space="0" w:color="auto"/>
        <w:right w:val="none" w:sz="0" w:space="0" w:color="auto"/>
      </w:divBdr>
    </w:div>
    <w:div w:id="1366561668">
      <w:bodyDiv w:val="1"/>
      <w:marLeft w:val="0"/>
      <w:marRight w:val="0"/>
      <w:marTop w:val="0"/>
      <w:marBottom w:val="0"/>
      <w:divBdr>
        <w:top w:val="none" w:sz="0" w:space="0" w:color="auto"/>
        <w:left w:val="none" w:sz="0" w:space="0" w:color="auto"/>
        <w:bottom w:val="none" w:sz="0" w:space="0" w:color="auto"/>
        <w:right w:val="none" w:sz="0" w:space="0" w:color="auto"/>
      </w:divBdr>
    </w:div>
    <w:div w:id="1366977888">
      <w:bodyDiv w:val="1"/>
      <w:marLeft w:val="0"/>
      <w:marRight w:val="0"/>
      <w:marTop w:val="0"/>
      <w:marBottom w:val="0"/>
      <w:divBdr>
        <w:top w:val="none" w:sz="0" w:space="0" w:color="auto"/>
        <w:left w:val="none" w:sz="0" w:space="0" w:color="auto"/>
        <w:bottom w:val="none" w:sz="0" w:space="0" w:color="auto"/>
        <w:right w:val="none" w:sz="0" w:space="0" w:color="auto"/>
      </w:divBdr>
    </w:div>
    <w:div w:id="1371371311">
      <w:bodyDiv w:val="1"/>
      <w:marLeft w:val="0"/>
      <w:marRight w:val="0"/>
      <w:marTop w:val="0"/>
      <w:marBottom w:val="0"/>
      <w:divBdr>
        <w:top w:val="none" w:sz="0" w:space="0" w:color="auto"/>
        <w:left w:val="none" w:sz="0" w:space="0" w:color="auto"/>
        <w:bottom w:val="none" w:sz="0" w:space="0" w:color="auto"/>
        <w:right w:val="none" w:sz="0" w:space="0" w:color="auto"/>
      </w:divBdr>
    </w:div>
    <w:div w:id="1400635421">
      <w:bodyDiv w:val="1"/>
      <w:marLeft w:val="0"/>
      <w:marRight w:val="0"/>
      <w:marTop w:val="0"/>
      <w:marBottom w:val="0"/>
      <w:divBdr>
        <w:top w:val="none" w:sz="0" w:space="0" w:color="auto"/>
        <w:left w:val="none" w:sz="0" w:space="0" w:color="auto"/>
        <w:bottom w:val="none" w:sz="0" w:space="0" w:color="auto"/>
        <w:right w:val="none" w:sz="0" w:space="0" w:color="auto"/>
      </w:divBdr>
    </w:div>
    <w:div w:id="1411344058">
      <w:bodyDiv w:val="1"/>
      <w:marLeft w:val="0"/>
      <w:marRight w:val="0"/>
      <w:marTop w:val="0"/>
      <w:marBottom w:val="0"/>
      <w:divBdr>
        <w:top w:val="none" w:sz="0" w:space="0" w:color="auto"/>
        <w:left w:val="none" w:sz="0" w:space="0" w:color="auto"/>
        <w:bottom w:val="none" w:sz="0" w:space="0" w:color="auto"/>
        <w:right w:val="none" w:sz="0" w:space="0" w:color="auto"/>
      </w:divBdr>
    </w:div>
    <w:div w:id="1447700485">
      <w:bodyDiv w:val="1"/>
      <w:marLeft w:val="0"/>
      <w:marRight w:val="0"/>
      <w:marTop w:val="0"/>
      <w:marBottom w:val="0"/>
      <w:divBdr>
        <w:top w:val="none" w:sz="0" w:space="0" w:color="auto"/>
        <w:left w:val="none" w:sz="0" w:space="0" w:color="auto"/>
        <w:bottom w:val="none" w:sz="0" w:space="0" w:color="auto"/>
        <w:right w:val="none" w:sz="0" w:space="0" w:color="auto"/>
      </w:divBdr>
    </w:div>
    <w:div w:id="1448040598">
      <w:bodyDiv w:val="1"/>
      <w:marLeft w:val="0"/>
      <w:marRight w:val="0"/>
      <w:marTop w:val="0"/>
      <w:marBottom w:val="0"/>
      <w:divBdr>
        <w:top w:val="none" w:sz="0" w:space="0" w:color="auto"/>
        <w:left w:val="none" w:sz="0" w:space="0" w:color="auto"/>
        <w:bottom w:val="none" w:sz="0" w:space="0" w:color="auto"/>
        <w:right w:val="none" w:sz="0" w:space="0" w:color="auto"/>
      </w:divBdr>
    </w:div>
    <w:div w:id="1460680211">
      <w:bodyDiv w:val="1"/>
      <w:marLeft w:val="0"/>
      <w:marRight w:val="0"/>
      <w:marTop w:val="0"/>
      <w:marBottom w:val="0"/>
      <w:divBdr>
        <w:top w:val="none" w:sz="0" w:space="0" w:color="auto"/>
        <w:left w:val="none" w:sz="0" w:space="0" w:color="auto"/>
        <w:bottom w:val="none" w:sz="0" w:space="0" w:color="auto"/>
        <w:right w:val="none" w:sz="0" w:space="0" w:color="auto"/>
      </w:divBdr>
    </w:div>
    <w:div w:id="1461800660">
      <w:bodyDiv w:val="1"/>
      <w:marLeft w:val="0"/>
      <w:marRight w:val="0"/>
      <w:marTop w:val="0"/>
      <w:marBottom w:val="0"/>
      <w:divBdr>
        <w:top w:val="none" w:sz="0" w:space="0" w:color="auto"/>
        <w:left w:val="none" w:sz="0" w:space="0" w:color="auto"/>
        <w:bottom w:val="none" w:sz="0" w:space="0" w:color="auto"/>
        <w:right w:val="none" w:sz="0" w:space="0" w:color="auto"/>
      </w:divBdr>
    </w:div>
    <w:div w:id="1475680220">
      <w:bodyDiv w:val="1"/>
      <w:marLeft w:val="0"/>
      <w:marRight w:val="0"/>
      <w:marTop w:val="0"/>
      <w:marBottom w:val="0"/>
      <w:divBdr>
        <w:top w:val="none" w:sz="0" w:space="0" w:color="auto"/>
        <w:left w:val="none" w:sz="0" w:space="0" w:color="auto"/>
        <w:bottom w:val="none" w:sz="0" w:space="0" w:color="auto"/>
        <w:right w:val="none" w:sz="0" w:space="0" w:color="auto"/>
      </w:divBdr>
    </w:div>
    <w:div w:id="1495147466">
      <w:bodyDiv w:val="1"/>
      <w:marLeft w:val="0"/>
      <w:marRight w:val="0"/>
      <w:marTop w:val="0"/>
      <w:marBottom w:val="0"/>
      <w:divBdr>
        <w:top w:val="none" w:sz="0" w:space="0" w:color="auto"/>
        <w:left w:val="none" w:sz="0" w:space="0" w:color="auto"/>
        <w:bottom w:val="none" w:sz="0" w:space="0" w:color="auto"/>
        <w:right w:val="none" w:sz="0" w:space="0" w:color="auto"/>
      </w:divBdr>
    </w:div>
    <w:div w:id="1509754584">
      <w:bodyDiv w:val="1"/>
      <w:marLeft w:val="0"/>
      <w:marRight w:val="0"/>
      <w:marTop w:val="0"/>
      <w:marBottom w:val="0"/>
      <w:divBdr>
        <w:top w:val="none" w:sz="0" w:space="0" w:color="auto"/>
        <w:left w:val="none" w:sz="0" w:space="0" w:color="auto"/>
        <w:bottom w:val="none" w:sz="0" w:space="0" w:color="auto"/>
        <w:right w:val="none" w:sz="0" w:space="0" w:color="auto"/>
      </w:divBdr>
    </w:div>
    <w:div w:id="1512185724">
      <w:bodyDiv w:val="1"/>
      <w:marLeft w:val="0"/>
      <w:marRight w:val="0"/>
      <w:marTop w:val="0"/>
      <w:marBottom w:val="0"/>
      <w:divBdr>
        <w:top w:val="none" w:sz="0" w:space="0" w:color="auto"/>
        <w:left w:val="none" w:sz="0" w:space="0" w:color="auto"/>
        <w:bottom w:val="none" w:sz="0" w:space="0" w:color="auto"/>
        <w:right w:val="none" w:sz="0" w:space="0" w:color="auto"/>
      </w:divBdr>
    </w:div>
    <w:div w:id="1525944034">
      <w:bodyDiv w:val="1"/>
      <w:marLeft w:val="0"/>
      <w:marRight w:val="0"/>
      <w:marTop w:val="0"/>
      <w:marBottom w:val="0"/>
      <w:divBdr>
        <w:top w:val="none" w:sz="0" w:space="0" w:color="auto"/>
        <w:left w:val="none" w:sz="0" w:space="0" w:color="auto"/>
        <w:bottom w:val="none" w:sz="0" w:space="0" w:color="auto"/>
        <w:right w:val="none" w:sz="0" w:space="0" w:color="auto"/>
      </w:divBdr>
    </w:div>
    <w:div w:id="1580142027">
      <w:bodyDiv w:val="1"/>
      <w:marLeft w:val="0"/>
      <w:marRight w:val="0"/>
      <w:marTop w:val="0"/>
      <w:marBottom w:val="0"/>
      <w:divBdr>
        <w:top w:val="none" w:sz="0" w:space="0" w:color="auto"/>
        <w:left w:val="none" w:sz="0" w:space="0" w:color="auto"/>
        <w:bottom w:val="none" w:sz="0" w:space="0" w:color="auto"/>
        <w:right w:val="none" w:sz="0" w:space="0" w:color="auto"/>
      </w:divBdr>
    </w:div>
    <w:div w:id="1589191365">
      <w:bodyDiv w:val="1"/>
      <w:marLeft w:val="0"/>
      <w:marRight w:val="0"/>
      <w:marTop w:val="0"/>
      <w:marBottom w:val="0"/>
      <w:divBdr>
        <w:top w:val="none" w:sz="0" w:space="0" w:color="auto"/>
        <w:left w:val="none" w:sz="0" w:space="0" w:color="auto"/>
        <w:bottom w:val="none" w:sz="0" w:space="0" w:color="auto"/>
        <w:right w:val="none" w:sz="0" w:space="0" w:color="auto"/>
      </w:divBdr>
    </w:div>
    <w:div w:id="1598903768">
      <w:bodyDiv w:val="1"/>
      <w:marLeft w:val="0"/>
      <w:marRight w:val="0"/>
      <w:marTop w:val="0"/>
      <w:marBottom w:val="0"/>
      <w:divBdr>
        <w:top w:val="none" w:sz="0" w:space="0" w:color="auto"/>
        <w:left w:val="none" w:sz="0" w:space="0" w:color="auto"/>
        <w:bottom w:val="none" w:sz="0" w:space="0" w:color="auto"/>
        <w:right w:val="none" w:sz="0" w:space="0" w:color="auto"/>
      </w:divBdr>
    </w:div>
    <w:div w:id="1601792748">
      <w:bodyDiv w:val="1"/>
      <w:marLeft w:val="0"/>
      <w:marRight w:val="0"/>
      <w:marTop w:val="0"/>
      <w:marBottom w:val="0"/>
      <w:divBdr>
        <w:top w:val="none" w:sz="0" w:space="0" w:color="auto"/>
        <w:left w:val="none" w:sz="0" w:space="0" w:color="auto"/>
        <w:bottom w:val="none" w:sz="0" w:space="0" w:color="auto"/>
        <w:right w:val="none" w:sz="0" w:space="0" w:color="auto"/>
      </w:divBdr>
    </w:div>
    <w:div w:id="1610770776">
      <w:bodyDiv w:val="1"/>
      <w:marLeft w:val="0"/>
      <w:marRight w:val="0"/>
      <w:marTop w:val="0"/>
      <w:marBottom w:val="0"/>
      <w:divBdr>
        <w:top w:val="none" w:sz="0" w:space="0" w:color="auto"/>
        <w:left w:val="none" w:sz="0" w:space="0" w:color="auto"/>
        <w:bottom w:val="none" w:sz="0" w:space="0" w:color="auto"/>
        <w:right w:val="none" w:sz="0" w:space="0" w:color="auto"/>
      </w:divBdr>
    </w:div>
    <w:div w:id="1621456030">
      <w:bodyDiv w:val="1"/>
      <w:marLeft w:val="0"/>
      <w:marRight w:val="0"/>
      <w:marTop w:val="0"/>
      <w:marBottom w:val="0"/>
      <w:divBdr>
        <w:top w:val="none" w:sz="0" w:space="0" w:color="auto"/>
        <w:left w:val="none" w:sz="0" w:space="0" w:color="auto"/>
        <w:bottom w:val="none" w:sz="0" w:space="0" w:color="auto"/>
        <w:right w:val="none" w:sz="0" w:space="0" w:color="auto"/>
      </w:divBdr>
    </w:div>
    <w:div w:id="1650670140">
      <w:bodyDiv w:val="1"/>
      <w:marLeft w:val="0"/>
      <w:marRight w:val="0"/>
      <w:marTop w:val="0"/>
      <w:marBottom w:val="0"/>
      <w:divBdr>
        <w:top w:val="none" w:sz="0" w:space="0" w:color="auto"/>
        <w:left w:val="none" w:sz="0" w:space="0" w:color="auto"/>
        <w:bottom w:val="none" w:sz="0" w:space="0" w:color="auto"/>
        <w:right w:val="none" w:sz="0" w:space="0" w:color="auto"/>
      </w:divBdr>
    </w:div>
    <w:div w:id="1654674909">
      <w:bodyDiv w:val="1"/>
      <w:marLeft w:val="0"/>
      <w:marRight w:val="0"/>
      <w:marTop w:val="0"/>
      <w:marBottom w:val="0"/>
      <w:divBdr>
        <w:top w:val="none" w:sz="0" w:space="0" w:color="auto"/>
        <w:left w:val="none" w:sz="0" w:space="0" w:color="auto"/>
        <w:bottom w:val="none" w:sz="0" w:space="0" w:color="auto"/>
        <w:right w:val="none" w:sz="0" w:space="0" w:color="auto"/>
      </w:divBdr>
    </w:div>
    <w:div w:id="1689679300">
      <w:bodyDiv w:val="1"/>
      <w:marLeft w:val="0"/>
      <w:marRight w:val="0"/>
      <w:marTop w:val="0"/>
      <w:marBottom w:val="0"/>
      <w:divBdr>
        <w:top w:val="none" w:sz="0" w:space="0" w:color="auto"/>
        <w:left w:val="none" w:sz="0" w:space="0" w:color="auto"/>
        <w:bottom w:val="none" w:sz="0" w:space="0" w:color="auto"/>
        <w:right w:val="none" w:sz="0" w:space="0" w:color="auto"/>
      </w:divBdr>
    </w:div>
    <w:div w:id="1694531283">
      <w:bodyDiv w:val="1"/>
      <w:marLeft w:val="0"/>
      <w:marRight w:val="0"/>
      <w:marTop w:val="0"/>
      <w:marBottom w:val="0"/>
      <w:divBdr>
        <w:top w:val="none" w:sz="0" w:space="0" w:color="auto"/>
        <w:left w:val="none" w:sz="0" w:space="0" w:color="auto"/>
        <w:bottom w:val="none" w:sz="0" w:space="0" w:color="auto"/>
        <w:right w:val="none" w:sz="0" w:space="0" w:color="auto"/>
      </w:divBdr>
    </w:div>
    <w:div w:id="1702321760">
      <w:bodyDiv w:val="1"/>
      <w:marLeft w:val="0"/>
      <w:marRight w:val="0"/>
      <w:marTop w:val="0"/>
      <w:marBottom w:val="0"/>
      <w:divBdr>
        <w:top w:val="none" w:sz="0" w:space="0" w:color="auto"/>
        <w:left w:val="none" w:sz="0" w:space="0" w:color="auto"/>
        <w:bottom w:val="none" w:sz="0" w:space="0" w:color="auto"/>
        <w:right w:val="none" w:sz="0" w:space="0" w:color="auto"/>
      </w:divBdr>
    </w:div>
    <w:div w:id="1702902368">
      <w:bodyDiv w:val="1"/>
      <w:marLeft w:val="0"/>
      <w:marRight w:val="0"/>
      <w:marTop w:val="0"/>
      <w:marBottom w:val="0"/>
      <w:divBdr>
        <w:top w:val="none" w:sz="0" w:space="0" w:color="auto"/>
        <w:left w:val="none" w:sz="0" w:space="0" w:color="auto"/>
        <w:bottom w:val="none" w:sz="0" w:space="0" w:color="auto"/>
        <w:right w:val="none" w:sz="0" w:space="0" w:color="auto"/>
      </w:divBdr>
    </w:div>
    <w:div w:id="1712723787">
      <w:bodyDiv w:val="1"/>
      <w:marLeft w:val="0"/>
      <w:marRight w:val="0"/>
      <w:marTop w:val="0"/>
      <w:marBottom w:val="0"/>
      <w:divBdr>
        <w:top w:val="none" w:sz="0" w:space="0" w:color="auto"/>
        <w:left w:val="none" w:sz="0" w:space="0" w:color="auto"/>
        <w:bottom w:val="none" w:sz="0" w:space="0" w:color="auto"/>
        <w:right w:val="none" w:sz="0" w:space="0" w:color="auto"/>
      </w:divBdr>
    </w:div>
    <w:div w:id="1740789904">
      <w:bodyDiv w:val="1"/>
      <w:marLeft w:val="0"/>
      <w:marRight w:val="0"/>
      <w:marTop w:val="0"/>
      <w:marBottom w:val="0"/>
      <w:divBdr>
        <w:top w:val="none" w:sz="0" w:space="0" w:color="auto"/>
        <w:left w:val="none" w:sz="0" w:space="0" w:color="auto"/>
        <w:bottom w:val="none" w:sz="0" w:space="0" w:color="auto"/>
        <w:right w:val="none" w:sz="0" w:space="0" w:color="auto"/>
      </w:divBdr>
    </w:div>
    <w:div w:id="1744645722">
      <w:bodyDiv w:val="1"/>
      <w:marLeft w:val="0"/>
      <w:marRight w:val="0"/>
      <w:marTop w:val="0"/>
      <w:marBottom w:val="0"/>
      <w:divBdr>
        <w:top w:val="none" w:sz="0" w:space="0" w:color="auto"/>
        <w:left w:val="none" w:sz="0" w:space="0" w:color="auto"/>
        <w:bottom w:val="none" w:sz="0" w:space="0" w:color="auto"/>
        <w:right w:val="none" w:sz="0" w:space="0" w:color="auto"/>
      </w:divBdr>
    </w:div>
    <w:div w:id="1751268035">
      <w:bodyDiv w:val="1"/>
      <w:marLeft w:val="0"/>
      <w:marRight w:val="0"/>
      <w:marTop w:val="0"/>
      <w:marBottom w:val="0"/>
      <w:divBdr>
        <w:top w:val="none" w:sz="0" w:space="0" w:color="auto"/>
        <w:left w:val="none" w:sz="0" w:space="0" w:color="auto"/>
        <w:bottom w:val="none" w:sz="0" w:space="0" w:color="auto"/>
        <w:right w:val="none" w:sz="0" w:space="0" w:color="auto"/>
      </w:divBdr>
      <w:divsChild>
        <w:div w:id="356081683">
          <w:marLeft w:val="0"/>
          <w:marRight w:val="0"/>
          <w:marTop w:val="0"/>
          <w:marBottom w:val="0"/>
          <w:divBdr>
            <w:top w:val="none" w:sz="0" w:space="0" w:color="auto"/>
            <w:left w:val="none" w:sz="0" w:space="0" w:color="auto"/>
            <w:bottom w:val="none" w:sz="0" w:space="0" w:color="auto"/>
            <w:right w:val="none" w:sz="0" w:space="0" w:color="auto"/>
          </w:divBdr>
          <w:divsChild>
            <w:div w:id="716316568">
              <w:marLeft w:val="0"/>
              <w:marRight w:val="0"/>
              <w:marTop w:val="0"/>
              <w:marBottom w:val="0"/>
              <w:divBdr>
                <w:top w:val="none" w:sz="0" w:space="0" w:color="auto"/>
                <w:left w:val="none" w:sz="0" w:space="0" w:color="auto"/>
                <w:bottom w:val="none" w:sz="0" w:space="0" w:color="auto"/>
                <w:right w:val="none" w:sz="0" w:space="0" w:color="auto"/>
              </w:divBdr>
              <w:divsChild>
                <w:div w:id="2122843638">
                  <w:marLeft w:val="0"/>
                  <w:marRight w:val="0"/>
                  <w:marTop w:val="0"/>
                  <w:marBottom w:val="0"/>
                  <w:divBdr>
                    <w:top w:val="none" w:sz="0" w:space="0" w:color="auto"/>
                    <w:left w:val="none" w:sz="0" w:space="0" w:color="auto"/>
                    <w:bottom w:val="none" w:sz="0" w:space="0" w:color="auto"/>
                    <w:right w:val="none" w:sz="0" w:space="0" w:color="auto"/>
                  </w:divBdr>
                  <w:divsChild>
                    <w:div w:id="14061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2388">
          <w:marLeft w:val="0"/>
          <w:marRight w:val="0"/>
          <w:marTop w:val="0"/>
          <w:marBottom w:val="0"/>
          <w:divBdr>
            <w:top w:val="none" w:sz="0" w:space="0" w:color="auto"/>
            <w:left w:val="none" w:sz="0" w:space="0" w:color="auto"/>
            <w:bottom w:val="none" w:sz="0" w:space="0" w:color="auto"/>
            <w:right w:val="none" w:sz="0" w:space="0" w:color="auto"/>
          </w:divBdr>
          <w:divsChild>
            <w:div w:id="1212613641">
              <w:marLeft w:val="0"/>
              <w:marRight w:val="0"/>
              <w:marTop w:val="0"/>
              <w:marBottom w:val="0"/>
              <w:divBdr>
                <w:top w:val="none" w:sz="0" w:space="0" w:color="auto"/>
                <w:left w:val="none" w:sz="0" w:space="0" w:color="auto"/>
                <w:bottom w:val="none" w:sz="0" w:space="0" w:color="auto"/>
                <w:right w:val="none" w:sz="0" w:space="0" w:color="auto"/>
              </w:divBdr>
              <w:divsChild>
                <w:div w:id="1321933094">
                  <w:marLeft w:val="0"/>
                  <w:marRight w:val="0"/>
                  <w:marTop w:val="0"/>
                  <w:marBottom w:val="0"/>
                  <w:divBdr>
                    <w:top w:val="none" w:sz="0" w:space="0" w:color="auto"/>
                    <w:left w:val="none" w:sz="0" w:space="0" w:color="auto"/>
                    <w:bottom w:val="none" w:sz="0" w:space="0" w:color="auto"/>
                    <w:right w:val="none" w:sz="0" w:space="0" w:color="auto"/>
                  </w:divBdr>
                  <w:divsChild>
                    <w:div w:id="18026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781408">
      <w:bodyDiv w:val="1"/>
      <w:marLeft w:val="0"/>
      <w:marRight w:val="0"/>
      <w:marTop w:val="0"/>
      <w:marBottom w:val="0"/>
      <w:divBdr>
        <w:top w:val="none" w:sz="0" w:space="0" w:color="auto"/>
        <w:left w:val="none" w:sz="0" w:space="0" w:color="auto"/>
        <w:bottom w:val="none" w:sz="0" w:space="0" w:color="auto"/>
        <w:right w:val="none" w:sz="0" w:space="0" w:color="auto"/>
      </w:divBdr>
    </w:div>
    <w:div w:id="1756586689">
      <w:bodyDiv w:val="1"/>
      <w:marLeft w:val="0"/>
      <w:marRight w:val="0"/>
      <w:marTop w:val="0"/>
      <w:marBottom w:val="0"/>
      <w:divBdr>
        <w:top w:val="none" w:sz="0" w:space="0" w:color="auto"/>
        <w:left w:val="none" w:sz="0" w:space="0" w:color="auto"/>
        <w:bottom w:val="none" w:sz="0" w:space="0" w:color="auto"/>
        <w:right w:val="none" w:sz="0" w:space="0" w:color="auto"/>
      </w:divBdr>
    </w:div>
    <w:div w:id="1772243313">
      <w:bodyDiv w:val="1"/>
      <w:marLeft w:val="0"/>
      <w:marRight w:val="0"/>
      <w:marTop w:val="0"/>
      <w:marBottom w:val="0"/>
      <w:divBdr>
        <w:top w:val="none" w:sz="0" w:space="0" w:color="auto"/>
        <w:left w:val="none" w:sz="0" w:space="0" w:color="auto"/>
        <w:bottom w:val="none" w:sz="0" w:space="0" w:color="auto"/>
        <w:right w:val="none" w:sz="0" w:space="0" w:color="auto"/>
      </w:divBdr>
    </w:div>
    <w:div w:id="1790665134">
      <w:bodyDiv w:val="1"/>
      <w:marLeft w:val="0"/>
      <w:marRight w:val="0"/>
      <w:marTop w:val="0"/>
      <w:marBottom w:val="0"/>
      <w:divBdr>
        <w:top w:val="none" w:sz="0" w:space="0" w:color="auto"/>
        <w:left w:val="none" w:sz="0" w:space="0" w:color="auto"/>
        <w:bottom w:val="none" w:sz="0" w:space="0" w:color="auto"/>
        <w:right w:val="none" w:sz="0" w:space="0" w:color="auto"/>
      </w:divBdr>
    </w:div>
    <w:div w:id="1792243645">
      <w:bodyDiv w:val="1"/>
      <w:marLeft w:val="0"/>
      <w:marRight w:val="0"/>
      <w:marTop w:val="0"/>
      <w:marBottom w:val="0"/>
      <w:divBdr>
        <w:top w:val="none" w:sz="0" w:space="0" w:color="auto"/>
        <w:left w:val="none" w:sz="0" w:space="0" w:color="auto"/>
        <w:bottom w:val="none" w:sz="0" w:space="0" w:color="auto"/>
        <w:right w:val="none" w:sz="0" w:space="0" w:color="auto"/>
      </w:divBdr>
    </w:div>
    <w:div w:id="1810706202">
      <w:bodyDiv w:val="1"/>
      <w:marLeft w:val="0"/>
      <w:marRight w:val="0"/>
      <w:marTop w:val="0"/>
      <w:marBottom w:val="0"/>
      <w:divBdr>
        <w:top w:val="none" w:sz="0" w:space="0" w:color="auto"/>
        <w:left w:val="none" w:sz="0" w:space="0" w:color="auto"/>
        <w:bottom w:val="none" w:sz="0" w:space="0" w:color="auto"/>
        <w:right w:val="none" w:sz="0" w:space="0" w:color="auto"/>
      </w:divBdr>
    </w:div>
    <w:div w:id="1816987363">
      <w:bodyDiv w:val="1"/>
      <w:marLeft w:val="0"/>
      <w:marRight w:val="0"/>
      <w:marTop w:val="0"/>
      <w:marBottom w:val="0"/>
      <w:divBdr>
        <w:top w:val="none" w:sz="0" w:space="0" w:color="auto"/>
        <w:left w:val="none" w:sz="0" w:space="0" w:color="auto"/>
        <w:bottom w:val="none" w:sz="0" w:space="0" w:color="auto"/>
        <w:right w:val="none" w:sz="0" w:space="0" w:color="auto"/>
      </w:divBdr>
    </w:div>
    <w:div w:id="1835023808">
      <w:bodyDiv w:val="1"/>
      <w:marLeft w:val="0"/>
      <w:marRight w:val="0"/>
      <w:marTop w:val="0"/>
      <w:marBottom w:val="0"/>
      <w:divBdr>
        <w:top w:val="none" w:sz="0" w:space="0" w:color="auto"/>
        <w:left w:val="none" w:sz="0" w:space="0" w:color="auto"/>
        <w:bottom w:val="none" w:sz="0" w:space="0" w:color="auto"/>
        <w:right w:val="none" w:sz="0" w:space="0" w:color="auto"/>
      </w:divBdr>
    </w:div>
    <w:div w:id="1866551274">
      <w:bodyDiv w:val="1"/>
      <w:marLeft w:val="0"/>
      <w:marRight w:val="0"/>
      <w:marTop w:val="0"/>
      <w:marBottom w:val="0"/>
      <w:divBdr>
        <w:top w:val="none" w:sz="0" w:space="0" w:color="auto"/>
        <w:left w:val="none" w:sz="0" w:space="0" w:color="auto"/>
        <w:bottom w:val="none" w:sz="0" w:space="0" w:color="auto"/>
        <w:right w:val="none" w:sz="0" w:space="0" w:color="auto"/>
      </w:divBdr>
    </w:div>
    <w:div w:id="1869561504">
      <w:bodyDiv w:val="1"/>
      <w:marLeft w:val="0"/>
      <w:marRight w:val="0"/>
      <w:marTop w:val="0"/>
      <w:marBottom w:val="0"/>
      <w:divBdr>
        <w:top w:val="none" w:sz="0" w:space="0" w:color="auto"/>
        <w:left w:val="none" w:sz="0" w:space="0" w:color="auto"/>
        <w:bottom w:val="none" w:sz="0" w:space="0" w:color="auto"/>
        <w:right w:val="none" w:sz="0" w:space="0" w:color="auto"/>
      </w:divBdr>
    </w:div>
    <w:div w:id="1869758887">
      <w:bodyDiv w:val="1"/>
      <w:marLeft w:val="0"/>
      <w:marRight w:val="0"/>
      <w:marTop w:val="0"/>
      <w:marBottom w:val="0"/>
      <w:divBdr>
        <w:top w:val="none" w:sz="0" w:space="0" w:color="auto"/>
        <w:left w:val="none" w:sz="0" w:space="0" w:color="auto"/>
        <w:bottom w:val="none" w:sz="0" w:space="0" w:color="auto"/>
        <w:right w:val="none" w:sz="0" w:space="0" w:color="auto"/>
      </w:divBdr>
    </w:div>
    <w:div w:id="1876115964">
      <w:bodyDiv w:val="1"/>
      <w:marLeft w:val="0"/>
      <w:marRight w:val="0"/>
      <w:marTop w:val="0"/>
      <w:marBottom w:val="0"/>
      <w:divBdr>
        <w:top w:val="none" w:sz="0" w:space="0" w:color="auto"/>
        <w:left w:val="none" w:sz="0" w:space="0" w:color="auto"/>
        <w:bottom w:val="none" w:sz="0" w:space="0" w:color="auto"/>
        <w:right w:val="none" w:sz="0" w:space="0" w:color="auto"/>
      </w:divBdr>
    </w:div>
    <w:div w:id="1886520440">
      <w:bodyDiv w:val="1"/>
      <w:marLeft w:val="0"/>
      <w:marRight w:val="0"/>
      <w:marTop w:val="0"/>
      <w:marBottom w:val="0"/>
      <w:divBdr>
        <w:top w:val="none" w:sz="0" w:space="0" w:color="auto"/>
        <w:left w:val="none" w:sz="0" w:space="0" w:color="auto"/>
        <w:bottom w:val="none" w:sz="0" w:space="0" w:color="auto"/>
        <w:right w:val="none" w:sz="0" w:space="0" w:color="auto"/>
      </w:divBdr>
    </w:div>
    <w:div w:id="1916011512">
      <w:bodyDiv w:val="1"/>
      <w:marLeft w:val="0"/>
      <w:marRight w:val="0"/>
      <w:marTop w:val="0"/>
      <w:marBottom w:val="0"/>
      <w:divBdr>
        <w:top w:val="none" w:sz="0" w:space="0" w:color="auto"/>
        <w:left w:val="none" w:sz="0" w:space="0" w:color="auto"/>
        <w:bottom w:val="none" w:sz="0" w:space="0" w:color="auto"/>
        <w:right w:val="none" w:sz="0" w:space="0" w:color="auto"/>
      </w:divBdr>
    </w:div>
    <w:div w:id="1918588753">
      <w:bodyDiv w:val="1"/>
      <w:marLeft w:val="0"/>
      <w:marRight w:val="0"/>
      <w:marTop w:val="0"/>
      <w:marBottom w:val="0"/>
      <w:divBdr>
        <w:top w:val="none" w:sz="0" w:space="0" w:color="auto"/>
        <w:left w:val="none" w:sz="0" w:space="0" w:color="auto"/>
        <w:bottom w:val="none" w:sz="0" w:space="0" w:color="auto"/>
        <w:right w:val="none" w:sz="0" w:space="0" w:color="auto"/>
      </w:divBdr>
    </w:div>
    <w:div w:id="1931229589">
      <w:bodyDiv w:val="1"/>
      <w:marLeft w:val="0"/>
      <w:marRight w:val="0"/>
      <w:marTop w:val="0"/>
      <w:marBottom w:val="0"/>
      <w:divBdr>
        <w:top w:val="none" w:sz="0" w:space="0" w:color="auto"/>
        <w:left w:val="none" w:sz="0" w:space="0" w:color="auto"/>
        <w:bottom w:val="none" w:sz="0" w:space="0" w:color="auto"/>
        <w:right w:val="none" w:sz="0" w:space="0" w:color="auto"/>
      </w:divBdr>
    </w:div>
    <w:div w:id="1931936056">
      <w:bodyDiv w:val="1"/>
      <w:marLeft w:val="0"/>
      <w:marRight w:val="0"/>
      <w:marTop w:val="0"/>
      <w:marBottom w:val="0"/>
      <w:divBdr>
        <w:top w:val="none" w:sz="0" w:space="0" w:color="auto"/>
        <w:left w:val="none" w:sz="0" w:space="0" w:color="auto"/>
        <w:bottom w:val="none" w:sz="0" w:space="0" w:color="auto"/>
        <w:right w:val="none" w:sz="0" w:space="0" w:color="auto"/>
      </w:divBdr>
    </w:div>
    <w:div w:id="1935087777">
      <w:bodyDiv w:val="1"/>
      <w:marLeft w:val="0"/>
      <w:marRight w:val="0"/>
      <w:marTop w:val="0"/>
      <w:marBottom w:val="0"/>
      <w:divBdr>
        <w:top w:val="none" w:sz="0" w:space="0" w:color="auto"/>
        <w:left w:val="none" w:sz="0" w:space="0" w:color="auto"/>
        <w:bottom w:val="none" w:sz="0" w:space="0" w:color="auto"/>
        <w:right w:val="none" w:sz="0" w:space="0" w:color="auto"/>
      </w:divBdr>
    </w:div>
    <w:div w:id="1941136060">
      <w:bodyDiv w:val="1"/>
      <w:marLeft w:val="0"/>
      <w:marRight w:val="0"/>
      <w:marTop w:val="0"/>
      <w:marBottom w:val="0"/>
      <w:divBdr>
        <w:top w:val="none" w:sz="0" w:space="0" w:color="auto"/>
        <w:left w:val="none" w:sz="0" w:space="0" w:color="auto"/>
        <w:bottom w:val="none" w:sz="0" w:space="0" w:color="auto"/>
        <w:right w:val="none" w:sz="0" w:space="0" w:color="auto"/>
      </w:divBdr>
    </w:div>
    <w:div w:id="1952861688">
      <w:bodyDiv w:val="1"/>
      <w:marLeft w:val="0"/>
      <w:marRight w:val="0"/>
      <w:marTop w:val="0"/>
      <w:marBottom w:val="0"/>
      <w:divBdr>
        <w:top w:val="none" w:sz="0" w:space="0" w:color="auto"/>
        <w:left w:val="none" w:sz="0" w:space="0" w:color="auto"/>
        <w:bottom w:val="none" w:sz="0" w:space="0" w:color="auto"/>
        <w:right w:val="none" w:sz="0" w:space="0" w:color="auto"/>
      </w:divBdr>
    </w:div>
    <w:div w:id="1977292038">
      <w:bodyDiv w:val="1"/>
      <w:marLeft w:val="0"/>
      <w:marRight w:val="0"/>
      <w:marTop w:val="0"/>
      <w:marBottom w:val="0"/>
      <w:divBdr>
        <w:top w:val="none" w:sz="0" w:space="0" w:color="auto"/>
        <w:left w:val="none" w:sz="0" w:space="0" w:color="auto"/>
        <w:bottom w:val="none" w:sz="0" w:space="0" w:color="auto"/>
        <w:right w:val="none" w:sz="0" w:space="0" w:color="auto"/>
      </w:divBdr>
    </w:div>
    <w:div w:id="1990204269">
      <w:bodyDiv w:val="1"/>
      <w:marLeft w:val="0"/>
      <w:marRight w:val="0"/>
      <w:marTop w:val="0"/>
      <w:marBottom w:val="0"/>
      <w:divBdr>
        <w:top w:val="none" w:sz="0" w:space="0" w:color="auto"/>
        <w:left w:val="none" w:sz="0" w:space="0" w:color="auto"/>
        <w:bottom w:val="none" w:sz="0" w:space="0" w:color="auto"/>
        <w:right w:val="none" w:sz="0" w:space="0" w:color="auto"/>
      </w:divBdr>
    </w:div>
    <w:div w:id="1998260445">
      <w:bodyDiv w:val="1"/>
      <w:marLeft w:val="0"/>
      <w:marRight w:val="0"/>
      <w:marTop w:val="0"/>
      <w:marBottom w:val="0"/>
      <w:divBdr>
        <w:top w:val="none" w:sz="0" w:space="0" w:color="auto"/>
        <w:left w:val="none" w:sz="0" w:space="0" w:color="auto"/>
        <w:bottom w:val="none" w:sz="0" w:space="0" w:color="auto"/>
        <w:right w:val="none" w:sz="0" w:space="0" w:color="auto"/>
      </w:divBdr>
    </w:div>
    <w:div w:id="2008552365">
      <w:bodyDiv w:val="1"/>
      <w:marLeft w:val="0"/>
      <w:marRight w:val="0"/>
      <w:marTop w:val="0"/>
      <w:marBottom w:val="0"/>
      <w:divBdr>
        <w:top w:val="none" w:sz="0" w:space="0" w:color="auto"/>
        <w:left w:val="none" w:sz="0" w:space="0" w:color="auto"/>
        <w:bottom w:val="none" w:sz="0" w:space="0" w:color="auto"/>
        <w:right w:val="none" w:sz="0" w:space="0" w:color="auto"/>
      </w:divBdr>
    </w:div>
    <w:div w:id="2032873157">
      <w:bodyDiv w:val="1"/>
      <w:marLeft w:val="0"/>
      <w:marRight w:val="0"/>
      <w:marTop w:val="0"/>
      <w:marBottom w:val="0"/>
      <w:divBdr>
        <w:top w:val="none" w:sz="0" w:space="0" w:color="auto"/>
        <w:left w:val="none" w:sz="0" w:space="0" w:color="auto"/>
        <w:bottom w:val="none" w:sz="0" w:space="0" w:color="auto"/>
        <w:right w:val="none" w:sz="0" w:space="0" w:color="auto"/>
      </w:divBdr>
    </w:div>
    <w:div w:id="2040160656">
      <w:bodyDiv w:val="1"/>
      <w:marLeft w:val="0"/>
      <w:marRight w:val="0"/>
      <w:marTop w:val="0"/>
      <w:marBottom w:val="0"/>
      <w:divBdr>
        <w:top w:val="none" w:sz="0" w:space="0" w:color="auto"/>
        <w:left w:val="none" w:sz="0" w:space="0" w:color="auto"/>
        <w:bottom w:val="none" w:sz="0" w:space="0" w:color="auto"/>
        <w:right w:val="none" w:sz="0" w:space="0" w:color="auto"/>
      </w:divBdr>
    </w:div>
    <w:div w:id="2059352507">
      <w:bodyDiv w:val="1"/>
      <w:marLeft w:val="0"/>
      <w:marRight w:val="0"/>
      <w:marTop w:val="0"/>
      <w:marBottom w:val="0"/>
      <w:divBdr>
        <w:top w:val="none" w:sz="0" w:space="0" w:color="auto"/>
        <w:left w:val="none" w:sz="0" w:space="0" w:color="auto"/>
        <w:bottom w:val="none" w:sz="0" w:space="0" w:color="auto"/>
        <w:right w:val="none" w:sz="0" w:space="0" w:color="auto"/>
      </w:divBdr>
    </w:div>
    <w:div w:id="2081368084">
      <w:bodyDiv w:val="1"/>
      <w:marLeft w:val="0"/>
      <w:marRight w:val="0"/>
      <w:marTop w:val="0"/>
      <w:marBottom w:val="0"/>
      <w:divBdr>
        <w:top w:val="none" w:sz="0" w:space="0" w:color="auto"/>
        <w:left w:val="none" w:sz="0" w:space="0" w:color="auto"/>
        <w:bottom w:val="none" w:sz="0" w:space="0" w:color="auto"/>
        <w:right w:val="none" w:sz="0" w:space="0" w:color="auto"/>
      </w:divBdr>
    </w:div>
    <w:div w:id="211119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ncel@ales.kz"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angali\AppData\Roaming\Microsoft\Templates\&#1054;&#1090;&#1095;&#1077;&#1090;%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F9E47-A2FE-4DB7-94E0-30A642A67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Отчет </Template>
  <TotalTime>5968</TotalTime>
  <Pages>31</Pages>
  <Words>9393</Words>
  <Characters>53543</Characters>
  <Application>Microsoft Office Word</Application>
  <DocSecurity>0</DocSecurity>
  <Lines>446</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Zhangali</dc:creator>
  <cp:keywords/>
  <dc:description/>
  <cp:lastModifiedBy>ismagulov.zhan001@gmail.com</cp:lastModifiedBy>
  <cp:revision>143</cp:revision>
  <cp:lastPrinted>2024-10-27T09:49:00Z</cp:lastPrinted>
  <dcterms:created xsi:type="dcterms:W3CDTF">2024-08-02T05:41:00Z</dcterms:created>
  <dcterms:modified xsi:type="dcterms:W3CDTF">2024-10-31T06:24:00Z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